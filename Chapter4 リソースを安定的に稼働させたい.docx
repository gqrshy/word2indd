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body>
    <w:p w:rsidRPr="00F32DD5" w:rsidR="00474513" w:rsidP="0066289B" w:rsidRDefault="00474513" w14:paraId="325F836F" w14:textId="1BFC3A2F">
      <w:pPr>
        <w:pStyle w:val="10"/>
        <w:jc w:val="left"/>
      </w:pPr>
      <w:r>
        <w:rPr>
          <w:rFonts w:hint="eastAsia"/>
        </w:rPr>
        <w:t>リソースを安定的に稼働させたい</w:t>
      </w:r>
    </w:p>
    <w:p w:rsidR="00DE4BD2" w:rsidP="0066289B" w:rsidRDefault="00DE4BD2" w14:paraId="48AEF842" w14:textId="27524FD1">
      <w:pPr>
        <w:jc w:val="left"/>
      </w:pPr>
      <w:r>
        <w:rPr>
          <w:noProof/>
        </w:rPr>
        <w:drawing>
          <wp:inline distT="0" distB="0" distL="0" distR="0" wp14:anchorId="4154B56B" wp14:editId="6B16CD59">
            <wp:extent cx="5759450" cy="3239770"/>
            <wp:effectExtent l="0" t="0" r="0" b="0"/>
            <wp:docPr id="1940649339"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9339" name=""/>
                    <pic:cNvPicPr/>
                  </pic:nvPicPr>
                  <pic:blipFill>
                    <a:blip r:embed="rId11">
                      <a:grayscl/>
                      <a:extLst>
                        <a:ext uri="{96DAC541-7B7A-43D3-8B79-37D633B846F1}">
                          <asvg:svgBlip xmlns:asvg="http://schemas.microsoft.com/office/drawing/2016/SVG/main" r:embed="rId12"/>
                        </a:ext>
                      </a:extLst>
                    </a:blip>
                    <a:stretch>
                      <a:fillRect/>
                    </a:stretch>
                  </pic:blipFill>
                  <pic:spPr>
                    <a:xfrm>
                      <a:off x="0" y="0"/>
                      <a:ext cx="5759450" cy="3239770"/>
                    </a:xfrm>
                    <a:prstGeom prst="rect">
                      <a:avLst/>
                    </a:prstGeom>
                  </pic:spPr>
                </pic:pic>
              </a:graphicData>
            </a:graphic>
          </wp:inline>
        </w:drawing>
      </w:r>
    </w:p>
    <w:p w:rsidR="00E27886" w:rsidP="0066289B" w:rsidRDefault="00E37AE0" w14:paraId="6FFDCC50" w14:textId="5F7C1570">
      <w:pPr>
        <w:widowControl/>
        <w:jc w:val="left"/>
      </w:pPr>
      <w:commentRangeStart w:id="0"/>
      <w:r w:rsidRPr="00AF798C">
        <w:rPr>
          <w:rFonts w:hint="eastAsia"/>
        </w:rPr>
        <w:t>スライド</w:t>
      </w:r>
      <w:r>
        <w:rPr>
          <w:rFonts w:hint="eastAsia"/>
        </w:rPr>
        <w:t>4</w:t>
      </w:r>
      <w:r w:rsidRPr="00AF798C">
        <w:t>:</w:t>
      </w:r>
      <w:r w:rsidRPr="00AF798C">
        <w:rPr>
          <w:rFonts w:hint="eastAsia"/>
        </w:rPr>
        <w:t>章の概要</w:t>
      </w:r>
      <w:commentRangeEnd w:id="0"/>
      <w:r>
        <w:rPr>
          <w:rStyle w:val="afe"/>
        </w:rPr>
        <w:commentReference w:id="0"/>
      </w:r>
    </w:p>
    <w:p w:rsidR="00E27886" w:rsidP="0066289B" w:rsidRDefault="00E27886" w14:paraId="1DA41ECE" w14:textId="77777777">
      <w:pPr>
        <w:widowControl/>
        <w:jc w:val="left"/>
      </w:pPr>
      <w:r>
        <w:br w:type="page"/>
      </w:r>
    </w:p>
    <w:p w:rsidR="00C22F7C" w:rsidP="0066289B" w:rsidRDefault="0038405C" w14:paraId="40D732BB" w14:textId="4DD439EF">
      <w:pPr>
        <w:pStyle w:val="2"/>
        <w:jc w:val="left"/>
      </w:pPr>
      <w:r>
        <w:rPr>
          <w:rFonts w:hint="eastAsia"/>
        </w:rPr>
        <w:lastRenderedPageBreak/>
        <w:t>AW</w:t>
      </w:r>
      <w:r w:rsidR="00BF0BB1">
        <w:rPr>
          <w:rFonts w:hint="eastAsia"/>
        </w:rPr>
        <w:t>Sのリージョンについて</w:t>
      </w:r>
    </w:p>
    <w:p w:rsidRPr="003C423A" w:rsidR="003C423A" w:rsidP="003C423A" w:rsidRDefault="003C423A" w14:paraId="488AF6A7" w14:textId="5AD9F504">
      <w:r>
        <w:rPr>
          <w:noProof/>
        </w:rPr>
        <w:drawing>
          <wp:inline distT="0" distB="0" distL="0" distR="0" wp14:anchorId="76997FFA" wp14:editId="33D7DEC2">
            <wp:extent cx="5759450" cy="3239770"/>
            <wp:effectExtent l="0" t="0" r="0" b="0"/>
            <wp:docPr id="49479703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7034" name=""/>
                    <pic:cNvPicPr/>
                  </pic:nvPicPr>
                  <pic:blipFill>
                    <a:blip r:embed="rId17">
                      <a:grayscl/>
                      <a:extLst>
                        <a:ext uri="{96DAC541-7B7A-43D3-8B79-37D633B846F1}">
                          <asvg:svgBlip xmlns:asvg="http://schemas.microsoft.com/office/drawing/2016/SVG/main" r:embed="rId18"/>
                        </a:ext>
                      </a:extLst>
                    </a:blip>
                    <a:stretch>
                      <a:fillRect/>
                    </a:stretch>
                  </pic:blipFill>
                  <pic:spPr>
                    <a:xfrm>
                      <a:off x="0" y="0"/>
                      <a:ext cx="5759450" cy="3239770"/>
                    </a:xfrm>
                    <a:prstGeom prst="rect">
                      <a:avLst/>
                    </a:prstGeom>
                  </pic:spPr>
                </pic:pic>
              </a:graphicData>
            </a:graphic>
          </wp:inline>
        </w:drawing>
      </w:r>
    </w:p>
    <w:p w:rsidRPr="00F32DD5" w:rsidR="00D44C85" w:rsidP="0066289B" w:rsidRDefault="00D44C85" w14:paraId="2340C143" w14:textId="0558419A">
      <w:pPr>
        <w:pBdr>
          <w:top w:val="nil"/>
          <w:left w:val="nil"/>
          <w:bottom w:val="nil"/>
          <w:right w:val="nil"/>
          <w:between w:val="nil"/>
        </w:pBdr>
        <w:jc w:val="left"/>
      </w:pPr>
      <w:commentRangeStart w:id="1"/>
      <w:r w:rsidRPr="00F32DD5">
        <w:rPr>
          <w:rFonts w:hint="eastAsia"/>
        </w:rPr>
        <w:t>スライド</w:t>
      </w:r>
      <w:r>
        <w:rPr>
          <w:rFonts w:hint="eastAsia"/>
        </w:rPr>
        <w:t>4</w:t>
      </w:r>
      <w:r w:rsidRPr="00F32DD5">
        <w:t>-1:</w:t>
      </w:r>
      <w:r>
        <w:rPr>
          <w:rFonts w:hint="eastAsia"/>
        </w:rPr>
        <w:t>AWSのリージョンについて</w:t>
      </w:r>
      <w:commentRangeEnd w:id="1"/>
      <w:r>
        <w:rPr>
          <w:rStyle w:val="afe"/>
        </w:rPr>
        <w:commentReference w:id="1"/>
      </w:r>
    </w:p>
    <w:p w:rsidRPr="00D44C85" w:rsidR="00D44C85" w:rsidP="0066289B" w:rsidRDefault="00D44C85" w14:paraId="523AEB54" w14:textId="77777777">
      <w:pPr>
        <w:pStyle w:val="a1"/>
        <w:numPr>
          <w:ilvl w:val="0"/>
          <w:numId w:val="0"/>
        </w:numPr>
        <w:ind w:hanging="440"/>
        <w:jc w:val="left"/>
      </w:pPr>
    </w:p>
    <w:p w:rsidR="00BF0BB1" w:rsidP="0066289B" w:rsidRDefault="00BF0BB1" w14:paraId="32896643" w14:textId="22D30245">
      <w:pPr>
        <w:pStyle w:val="a1"/>
        <w:numPr>
          <w:ilvl w:val="0"/>
          <w:numId w:val="0"/>
        </w:numPr>
        <w:ind w:left="440" w:hanging="440"/>
        <w:jc w:val="left"/>
      </w:pPr>
      <w:commentRangeStart w:id="2"/>
      <w:r>
        <w:rPr>
          <w:rFonts w:hint="eastAsia"/>
        </w:rPr>
        <w:t>■</w:t>
      </w:r>
      <w:r w:rsidR="0038405C">
        <w:rPr>
          <w:rFonts w:hint="eastAsia"/>
        </w:rPr>
        <w:t>リージョン</w:t>
      </w:r>
    </w:p>
    <w:p w:rsidR="00BF0BB1" w:rsidP="0066289B" w:rsidRDefault="00BF0BB1" w14:paraId="5C24DA33" w14:textId="142BEB90">
      <w:pPr>
        <w:ind w:firstLine="210" w:firstLineChars="100"/>
        <w:jc w:val="left"/>
      </w:pPr>
      <w:r>
        <w:rPr>
          <w:rFonts w:hint="eastAsia"/>
        </w:rPr>
        <w:t>リ</w:t>
      </w:r>
      <w:commentRangeEnd w:id="2"/>
      <w:r w:rsidR="00B00EC5">
        <w:rPr>
          <w:rStyle w:val="afe"/>
        </w:rPr>
        <w:commentReference w:id="2"/>
      </w:r>
      <w:r>
        <w:rPr>
          <w:rFonts w:hint="eastAsia"/>
        </w:rPr>
        <w:t>ージョンは、</w:t>
      </w:r>
      <w:r>
        <w:t>AWSが世界各地に展開するクラウドインフラ基盤の地理的な区分です。利用者はアプリケーションやデータを配置する際に、どのリージョンを利用するかを選択します。2025年現在、AWSは30を超えるリージョンを提供しており、日本国内には「アジアパシフィック</w:t>
      </w:r>
      <w:r w:rsidR="00D37BAE">
        <w:rPr>
          <w:rFonts w:hint="eastAsia"/>
        </w:rPr>
        <w:t>(</w:t>
      </w:r>
      <w:commentRangeStart w:id="3"/>
      <w:r>
        <w:t>東京</w:t>
      </w:r>
      <w:r w:rsidR="00D37BAE">
        <w:t>)</w:t>
      </w:r>
      <w:commentRangeEnd w:id="3"/>
      <w:r w:rsidR="00EA19EC">
        <w:rPr>
          <w:rStyle w:val="afe"/>
        </w:rPr>
        <w:commentReference w:id="3"/>
      </w:r>
      <w:r>
        <w:t>リージョン」と「アジアパシフィック</w:t>
      </w:r>
      <w:r w:rsidR="00D37BAE">
        <w:t>(</w:t>
      </w:r>
      <w:r>
        <w:t>大阪</w:t>
      </w:r>
      <w:r w:rsidR="00D37BAE">
        <w:t>)</w:t>
      </w:r>
      <w:r>
        <w:t>リージョン」が存在します。</w:t>
      </w:r>
    </w:p>
    <w:p w:rsidR="00BF0BB1" w:rsidP="0066289B" w:rsidRDefault="00BF0BB1" w14:paraId="0CD3C9C5" w14:textId="77777777">
      <w:pPr>
        <w:jc w:val="left"/>
      </w:pPr>
    </w:p>
    <w:p w:rsidR="00BF0BB1" w:rsidP="0066289B" w:rsidRDefault="00BF0BB1" w14:paraId="33F04BFB" w14:textId="77777777">
      <w:pPr>
        <w:ind w:firstLine="210" w:firstLineChars="100"/>
        <w:jc w:val="left"/>
      </w:pPr>
      <w:r>
        <w:rPr>
          <w:rFonts w:hint="eastAsia"/>
        </w:rPr>
        <w:t>リージョン選択の際には、いくつかの観点を考慮する必要があります。まず、利用者との距離が近いリージョンを選べばネットワークの遅延を抑えられます。また、データをどの国や地域に保存するかは、個人情報保護法や業界規制に関わるため、法的要件を満たすことも重要です。さらに、リージョンによって料金体系や提供されるサービスの種類が異なる場合があるため、コストや機能面での比較も欠かせません。</w:t>
      </w:r>
    </w:p>
    <w:p w:rsidR="00422B0C" w:rsidP="0066289B" w:rsidRDefault="00422B0C" w14:paraId="7B3BFFB2" w14:textId="77777777">
      <w:pPr>
        <w:ind w:firstLine="210" w:firstLineChars="100"/>
        <w:jc w:val="left"/>
      </w:pPr>
    </w:p>
    <w:p w:rsidR="00F5205A" w:rsidP="0066289B" w:rsidRDefault="000F69C1" w14:paraId="3A243AAE" w14:textId="19EA3B1C">
      <w:pPr>
        <w:jc w:val="left"/>
      </w:pPr>
      <w:r>
        <w:rPr>
          <w:noProof/>
        </w:rPr>
        <w:lastRenderedPageBreak/>
        <w:drawing>
          <wp:inline distT="0" distB="0" distL="0" distR="0" wp14:anchorId="34A7EF50" wp14:editId="50BB486D">
            <wp:extent cx="5759450" cy="3239770"/>
            <wp:effectExtent l="0" t="0" r="0" b="0"/>
            <wp:docPr id="1784353648"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3648" name=""/>
                    <pic:cNvPicPr/>
                  </pic:nvPicPr>
                  <pic:blipFill>
                    <a:blip r:embed="rId19">
                      <a:grayscl/>
                      <a:extLst>
                        <a:ext uri="{96DAC541-7B7A-43D3-8B79-37D633B846F1}">
                          <asvg:svgBlip xmlns:asvg="http://schemas.microsoft.com/office/drawing/2016/SVG/main" r:embed="rId20"/>
                        </a:ext>
                      </a:extLst>
                    </a:blip>
                    <a:stretch>
                      <a:fillRect/>
                    </a:stretch>
                  </pic:blipFill>
                  <pic:spPr>
                    <a:xfrm>
                      <a:off x="0" y="0"/>
                      <a:ext cx="5759450" cy="3239770"/>
                    </a:xfrm>
                    <a:prstGeom prst="rect">
                      <a:avLst/>
                    </a:prstGeom>
                  </pic:spPr>
                </pic:pic>
              </a:graphicData>
            </a:graphic>
          </wp:inline>
        </w:drawing>
      </w:r>
    </w:p>
    <w:p w:rsidR="00BF0BB1" w:rsidP="0066289B" w:rsidRDefault="00145D8B" w14:paraId="249FA59E" w14:textId="4DEF4F17">
      <w:pPr>
        <w:pStyle w:val="af7"/>
      </w:pPr>
      <w:commentRangeStart w:id="4"/>
      <w:r>
        <w:t xml:space="preserve">図 </w:t>
      </w:r>
      <w:r>
        <w:rPr>
          <w:rFonts w:hint="eastAsia"/>
        </w:rPr>
        <w:t>4-1</w:t>
      </w:r>
      <w:commentRangeEnd w:id="4"/>
      <w:r>
        <w:rPr>
          <w:rStyle w:val="afe"/>
          <w:b w:val="0"/>
          <w:bCs w:val="0"/>
        </w:rPr>
        <w:commentReference w:id="4"/>
      </w:r>
    </w:p>
    <w:p w:rsidRPr="00DE3234" w:rsidR="00145D8B" w:rsidP="0066289B" w:rsidRDefault="00145D8B" w14:paraId="57F19EEA" w14:textId="77777777">
      <w:pPr>
        <w:jc w:val="left"/>
        <w:rPr>
          <w:rFonts w:eastAsia="Malgun Gothic"/>
        </w:rPr>
      </w:pPr>
    </w:p>
    <w:p w:rsidR="00BF0BB1" w:rsidP="0066289B" w:rsidRDefault="00BF0BB1" w14:paraId="16DA4F88" w14:textId="43EFDB9A">
      <w:pPr>
        <w:pStyle w:val="a1"/>
        <w:numPr>
          <w:ilvl w:val="0"/>
          <w:numId w:val="0"/>
        </w:numPr>
        <w:ind w:left="440" w:hanging="440"/>
        <w:jc w:val="left"/>
      </w:pPr>
      <w:r>
        <w:rPr>
          <w:rFonts w:hint="eastAsia"/>
        </w:rPr>
        <w:t>■</w:t>
      </w:r>
      <w:r w:rsidR="0038405C">
        <w:rPr>
          <w:rFonts w:hint="eastAsia"/>
        </w:rPr>
        <w:t>アベイ</w:t>
      </w:r>
      <w:r>
        <w:t>ラビリティゾーン</w:t>
      </w:r>
      <w:r w:rsidR="00D37BAE">
        <w:t>(</w:t>
      </w:r>
      <w:r>
        <w:t>AZ</w:t>
      </w:r>
      <w:r w:rsidR="00D37BAE">
        <w:t>)</w:t>
      </w:r>
    </w:p>
    <w:p w:rsidR="00BF0BB1" w:rsidP="0066289B" w:rsidRDefault="00BF0BB1" w14:paraId="5029DD50" w14:textId="414CECF8">
      <w:pPr>
        <w:ind w:firstLine="210" w:firstLineChars="100"/>
        <w:jc w:val="left"/>
      </w:pPr>
      <w:r>
        <w:t>1つのリージョンには、複数のアベイラビリティゾーン</w:t>
      </w:r>
      <w:r w:rsidR="00D37BAE">
        <w:rPr>
          <w:rFonts w:hint="eastAsia"/>
        </w:rPr>
        <w:t>(</w:t>
      </w:r>
      <w:commentRangeStart w:id="5"/>
      <w:r>
        <w:t>Availability Zone, AZ</w:t>
      </w:r>
      <w:r w:rsidR="00D37BAE">
        <w:rPr>
          <w:rFonts w:hint="eastAsia"/>
        </w:rPr>
        <w:t>)</w:t>
      </w:r>
      <w:commentRangeEnd w:id="5"/>
      <w:r w:rsidR="00B73B90">
        <w:rPr>
          <w:rStyle w:val="afe"/>
        </w:rPr>
        <w:commentReference w:id="5"/>
      </w:r>
      <w:r>
        <w:t>が存在します。AZは、独立した電力・ネットワーク・空調設備を備えたデータセンター群で、数十キロメートル単位で地理的に分散しています。たとえば東京リージョンには3つのAZがあり、それぞれが相互に高速回線で接続されています。</w:t>
      </w:r>
    </w:p>
    <w:p w:rsidR="00BF0BB1" w:rsidP="0066289B" w:rsidRDefault="00BF0BB1" w14:paraId="711C15C9" w14:textId="77777777">
      <w:pPr>
        <w:jc w:val="left"/>
      </w:pPr>
    </w:p>
    <w:p w:rsidR="00F5205A" w:rsidP="0066289B" w:rsidRDefault="00BF0BB1" w14:paraId="0FA9A66E" w14:textId="4FDAECF1">
      <w:pPr>
        <w:ind w:firstLine="210" w:firstLineChars="100"/>
        <w:jc w:val="left"/>
      </w:pPr>
      <w:r w:rsidR="00BF0BB1">
        <w:rPr/>
        <w:t>AZの仕組みにより、システムを複数AZに分散して構築すれば、1つのAZに障害が発生してもサービス全体が停止するリスクを軽減できます。</w:t>
      </w:r>
      <w:commentRangeStart w:id="6"/>
      <w:r w:rsidR="00BF0BB1">
        <w:rPr/>
        <w:t>AWSの主要サービス</w:t>
      </w:r>
      <w:r w:rsidR="00D37BAE">
        <w:rPr/>
        <w:t>(</w:t>
      </w:r>
      <w:r w:rsidR="00BF0BB1">
        <w:rPr/>
        <w:t>EC2、RDS、EKSなど</w:t>
      </w:r>
      <w:r w:rsidR="00D37BAE">
        <w:rPr/>
        <w:t>)</w:t>
      </w:r>
      <w:r w:rsidR="00D90227">
        <w:rPr/>
        <w:t>は</w:t>
      </w:r>
      <w:r w:rsidR="00BF0BB1">
        <w:rPr/>
        <w:t>マルチAZ構成をサポートしており</w:t>
      </w:r>
      <w:commentRangeEnd w:id="6"/>
      <w:r>
        <w:rPr>
          <w:rStyle w:val="CommentReference"/>
        </w:rPr>
        <w:commentReference w:id="6"/>
      </w:r>
      <w:r w:rsidR="00BF0BB1">
        <w:rPr/>
        <w:t>、高可用性が求められるシステムでは複数AZを利用するのが基本的な設計指針となります。例えば、Amazon RDSをマルチAZ構成にすると、プライマリDBに障害が発生した際に自動的にスタンバイDBへフェイルオーバーし、業務を継続できます。</w:t>
      </w:r>
    </w:p>
    <w:p w:rsidR="00BF0BB1" w:rsidP="0066289B" w:rsidRDefault="00BF0BB1" w14:paraId="11AE4D15" w14:textId="77777777">
      <w:pPr>
        <w:jc w:val="left"/>
      </w:pPr>
    </w:p>
    <w:p w:rsidR="00BF0BB1" w:rsidP="0066289B" w:rsidRDefault="00BF0BB1" w14:paraId="50F5225D" w14:textId="3E9DB9DB">
      <w:pPr>
        <w:pStyle w:val="a1"/>
        <w:numPr>
          <w:ilvl w:val="0"/>
          <w:numId w:val="0"/>
        </w:numPr>
        <w:ind w:left="440" w:hanging="440"/>
        <w:jc w:val="left"/>
      </w:pPr>
      <w:r>
        <w:rPr>
          <w:rFonts w:hint="eastAsia"/>
        </w:rPr>
        <w:t>■</w:t>
      </w:r>
      <w:r w:rsidR="00D37BAE">
        <w:rPr>
          <w:rFonts w:hint="eastAsia"/>
        </w:rPr>
        <w:t>クロスリージョン</w:t>
      </w:r>
      <w:commentRangeStart w:id="7"/>
      <w:commentRangeEnd w:id="7"/>
      <w:r w:rsidR="00D965DC">
        <w:rPr>
          <w:rStyle w:val="afe"/>
          <w:b w:val="0"/>
          <w:bCs w:val="0"/>
        </w:rPr>
        <w:commentReference w:id="7"/>
      </w:r>
    </w:p>
    <w:p w:rsidR="00BF0BB1" w:rsidP="0066289B" w:rsidRDefault="00BF0BB1" w14:paraId="673429B1" w14:textId="593CFDA8">
      <w:pPr>
        <w:ind w:firstLine="210" w:firstLineChars="100"/>
        <w:jc w:val="left"/>
      </w:pPr>
      <w:r>
        <w:rPr>
          <w:rFonts w:hint="eastAsia"/>
        </w:rPr>
        <w:t>一部のリージョンは「</w:t>
      </w:r>
      <w:r w:rsidR="00D37BAE">
        <w:rPr>
          <w:rFonts w:hint="eastAsia"/>
        </w:rPr>
        <w:t>クロスリージョン</w:t>
      </w:r>
      <w:r>
        <w:rPr>
          <w:rFonts w:hint="eastAsia"/>
        </w:rPr>
        <w:t>」として設計されています。これは地理的に離れた</w:t>
      </w:r>
      <w:r>
        <w:t>2つのリージョンを組み合わせ、災害対策や大規模障害時の復旧に備える仕組みです。</w:t>
      </w:r>
    </w:p>
    <w:p w:rsidR="00BF0BB1" w:rsidP="0066289B" w:rsidRDefault="00BF0BB1" w14:paraId="57305852" w14:textId="77777777">
      <w:pPr>
        <w:jc w:val="left"/>
      </w:pPr>
    </w:p>
    <w:p w:rsidR="00BF0BB1" w:rsidP="0066289B" w:rsidRDefault="00BF0BB1" w14:paraId="74B926A4" w14:textId="3535FBE2">
      <w:pPr>
        <w:ind w:firstLine="210" w:firstLineChars="100"/>
        <w:jc w:val="left"/>
      </w:pPr>
      <w:r>
        <w:rPr>
          <w:rFonts w:hint="eastAsia"/>
        </w:rPr>
        <w:t>例えば、米国東部</w:t>
      </w:r>
      <w:r w:rsidR="00D37BAE">
        <w:rPr>
          <w:rFonts w:hint="eastAsia"/>
        </w:rPr>
        <w:t>(</w:t>
      </w:r>
      <w:commentRangeStart w:id="8"/>
      <w:r>
        <w:rPr>
          <w:rFonts w:hint="eastAsia"/>
        </w:rPr>
        <w:t>バージニア北部</w:t>
      </w:r>
      <w:r w:rsidR="00D37BAE">
        <w:rPr>
          <w:rFonts w:hint="eastAsia"/>
        </w:rPr>
        <w:t>)</w:t>
      </w:r>
      <w:commentRangeEnd w:id="8"/>
      <w:r w:rsidR="00F8138B">
        <w:rPr>
          <w:rStyle w:val="afe"/>
        </w:rPr>
        <w:commentReference w:id="8"/>
      </w:r>
      <w:r>
        <w:rPr>
          <w:rFonts w:hint="eastAsia"/>
        </w:rPr>
        <w:t>リージョンと米国西部</w:t>
      </w:r>
      <w:r w:rsidR="00D37BAE">
        <w:rPr>
          <w:rFonts w:hint="eastAsia"/>
        </w:rPr>
        <w:t>(</w:t>
      </w:r>
      <w:commentRangeStart w:id="9"/>
      <w:r>
        <w:rPr>
          <w:rFonts w:hint="eastAsia"/>
        </w:rPr>
        <w:t>オレゴン</w:t>
      </w:r>
      <w:commentRangeEnd w:id="9"/>
      <w:r w:rsidR="00F8138B">
        <w:rPr>
          <w:rStyle w:val="afe"/>
        </w:rPr>
        <w:commentReference w:id="9"/>
      </w:r>
      <w:r w:rsidR="00D37BAE">
        <w:rPr>
          <w:rFonts w:hint="eastAsia"/>
        </w:rPr>
        <w:t>)</w:t>
      </w:r>
      <w:r>
        <w:rPr>
          <w:rFonts w:hint="eastAsia"/>
        </w:rPr>
        <w:t>リージョンのように、互いに数百</w:t>
      </w:r>
      <w:r>
        <w:t>km以上離れた場所にペアが設定されています。これにより、広域災害で片方のリージョンが利用不能になっても、もう一方のリージョンでリソースを稼働させることで</w:t>
      </w:r>
      <w:commentRangeStart w:id="10"/>
      <w:r>
        <w:t>サービス</w:t>
      </w:r>
      <w:r w:rsidR="00496A75">
        <w:rPr>
          <w:rFonts w:hint="eastAsia"/>
        </w:rPr>
        <w:t>の</w:t>
      </w:r>
      <w:r>
        <w:t>継続</w:t>
      </w:r>
      <w:r w:rsidR="00496A75">
        <w:rPr>
          <w:rFonts w:hint="eastAsia"/>
        </w:rPr>
        <w:t>が</w:t>
      </w:r>
      <w:r>
        <w:t>可能です。</w:t>
      </w:r>
      <w:commentRangeEnd w:id="10"/>
      <w:r w:rsidR="00325B82">
        <w:rPr>
          <w:rStyle w:val="afe"/>
        </w:rPr>
        <w:commentReference w:id="10"/>
      </w:r>
    </w:p>
    <w:p w:rsidR="00BF0BB1" w:rsidP="0066289B" w:rsidRDefault="00BF0BB1" w14:paraId="7E0C4E25" w14:textId="77777777">
      <w:pPr>
        <w:jc w:val="left"/>
      </w:pPr>
    </w:p>
    <w:p w:rsidR="00B76946" w:rsidP="004D7243" w:rsidRDefault="00BF0BB1" w14:paraId="00D5C759" w14:textId="0B7A7CCC">
      <w:pPr>
        <w:ind w:firstLine="210" w:firstLineChars="100"/>
        <w:jc w:val="left"/>
        <w:rPr>
          <w:ins w:author="Kojima Kenichi" w:date="2025-09-28T16:51:00Z" w16du:dateUtc="2025-09-28T07:51:00Z" w:id="11"/>
        </w:rPr>
      </w:pPr>
      <w:r>
        <w:rPr>
          <w:rFonts w:hint="eastAsia"/>
        </w:rPr>
        <w:t>また、</w:t>
      </w:r>
      <w:r w:rsidR="00D37BAE">
        <w:rPr>
          <w:rFonts w:hint="eastAsia"/>
        </w:rPr>
        <w:t>クロスリージョン</w:t>
      </w:r>
      <w:r>
        <w:rPr>
          <w:rFonts w:hint="eastAsia"/>
        </w:rPr>
        <w:t>を利用することで、計画的なアップデートが順次適用される仕組みや、データレプリケーションを行う際の可用性向上といったメリットもあります。事業継続計画</w:t>
      </w:r>
      <w:r w:rsidR="00D37BAE">
        <w:rPr>
          <w:rFonts w:hint="eastAsia"/>
        </w:rPr>
        <w:lastRenderedPageBreak/>
        <w:t>(</w:t>
      </w:r>
      <w:r>
        <w:t>BCP</w:t>
      </w:r>
      <w:r w:rsidR="00D37BAE">
        <w:rPr>
          <w:rFonts w:hint="eastAsia"/>
        </w:rPr>
        <w:t>)</w:t>
      </w:r>
      <w:r>
        <w:t>を重視するシステムでは、</w:t>
      </w:r>
      <w:r w:rsidR="00D37BAE">
        <w:t>クロスリージョン</w:t>
      </w:r>
      <w:r>
        <w:t>を前提とした設計が推奨されます。</w:t>
      </w:r>
    </w:p>
    <w:p w:rsidR="00432B92" w:rsidDel="00B76946" w:rsidP="0066289B" w:rsidRDefault="00432B92" w14:paraId="455F7602" w14:textId="6C9E25AE">
      <w:pPr>
        <w:jc w:val="left"/>
        <w:rPr>
          <w:del w:author="Kojima Kenichi" w:date="2025-09-28T16:51:00Z" w16du:dateUtc="2025-09-28T07:51:00Z" w:id="12"/>
        </w:rPr>
      </w:pPr>
    </w:p>
    <w:p w:rsidR="006607B6" w:rsidP="0066289B" w:rsidRDefault="006607B6" w14:paraId="76BB15A6" w14:textId="77777777">
      <w:pPr>
        <w:widowControl/>
        <w:jc w:val="left"/>
        <w:rPr>
          <w:b/>
          <w:bCs/>
          <w:sz w:val="28"/>
          <w:szCs w:val="28"/>
        </w:rPr>
      </w:pPr>
      <w:r>
        <w:br w:type="page"/>
      </w:r>
    </w:p>
    <w:p w:rsidR="00432B92" w:rsidP="0066289B" w:rsidRDefault="0038405C" w14:paraId="6BA12BE4" w14:textId="30737335">
      <w:pPr>
        <w:pStyle w:val="2"/>
        <w:jc w:val="left"/>
      </w:pPr>
      <w:bookmarkStart w:name="_Hlk209639508" w:id="13"/>
      <w:commentRangeStart w:id="14"/>
      <w:r>
        <w:rPr>
          <w:rFonts w:hint="eastAsia"/>
        </w:rPr>
        <w:lastRenderedPageBreak/>
        <w:t>スケーラブル</w:t>
      </w:r>
      <w:r w:rsidRPr="006B0132" w:rsidR="006B0132">
        <w:t>で止まらないシステム構築のためのAW</w:t>
      </w:r>
      <w:r w:rsidR="00A9024D">
        <w:rPr>
          <w:rFonts w:hint="eastAsia"/>
        </w:rPr>
        <w:t>S</w:t>
      </w:r>
      <w:r w:rsidRPr="006B0132" w:rsidR="006B0132">
        <w:t>サービス</w:t>
      </w:r>
      <w:bookmarkEnd w:id="13"/>
      <w:commentRangeEnd w:id="14"/>
      <w:r w:rsidR="00B76946">
        <w:rPr>
          <w:rStyle w:val="afe"/>
          <w:b w:val="0"/>
          <w:bCs w:val="0"/>
        </w:rPr>
        <w:commentReference w:id="14"/>
      </w:r>
    </w:p>
    <w:p w:rsidRPr="003C423A" w:rsidR="003C423A" w:rsidP="003C423A" w:rsidRDefault="003C423A" w14:paraId="36F35B8D" w14:textId="64ABB85D">
      <w:r>
        <w:rPr>
          <w:noProof/>
        </w:rPr>
        <w:drawing>
          <wp:inline distT="0" distB="0" distL="0" distR="0" wp14:anchorId="2ACCA1A0" wp14:editId="16A1485E">
            <wp:extent cx="5759450" cy="3239770"/>
            <wp:effectExtent l="0" t="0" r="0" b="0"/>
            <wp:docPr id="1361225443"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25443" name=""/>
                    <pic:cNvPicPr/>
                  </pic:nvPicPr>
                  <pic:blipFill>
                    <a:blip r:embed="rId21">
                      <a:grayscl/>
                      <a:extLst>
                        <a:ext uri="{96DAC541-7B7A-43D3-8B79-37D633B846F1}">
                          <asvg:svgBlip xmlns:asvg="http://schemas.microsoft.com/office/drawing/2016/SVG/main" r:embed="rId22"/>
                        </a:ext>
                      </a:extLst>
                    </a:blip>
                    <a:stretch>
                      <a:fillRect/>
                    </a:stretch>
                  </pic:blipFill>
                  <pic:spPr>
                    <a:xfrm>
                      <a:off x="0" y="0"/>
                      <a:ext cx="5759450" cy="3239770"/>
                    </a:xfrm>
                    <a:prstGeom prst="rect">
                      <a:avLst/>
                    </a:prstGeom>
                  </pic:spPr>
                </pic:pic>
              </a:graphicData>
            </a:graphic>
          </wp:inline>
        </w:drawing>
      </w:r>
    </w:p>
    <w:p w:rsidRPr="00505A70" w:rsidR="00505A70" w:rsidP="0066289B" w:rsidRDefault="00505A70" w14:paraId="4AD03DB1" w14:textId="63C88300">
      <w:pPr>
        <w:pBdr>
          <w:top w:val="nil"/>
          <w:left w:val="nil"/>
          <w:bottom w:val="nil"/>
          <w:right w:val="nil"/>
          <w:between w:val="nil"/>
        </w:pBdr>
        <w:jc w:val="left"/>
      </w:pPr>
      <w:r w:rsidRPr="00F32DD5">
        <w:rPr>
          <w:rFonts w:hint="eastAsia"/>
        </w:rPr>
        <w:t>スライド</w:t>
      </w:r>
      <w:r>
        <w:rPr>
          <w:rFonts w:hint="eastAsia"/>
        </w:rPr>
        <w:t>4</w:t>
      </w:r>
      <w:r w:rsidRPr="00F32DD5">
        <w:t>-</w:t>
      </w:r>
      <w:r>
        <w:rPr>
          <w:rFonts w:hint="eastAsia"/>
        </w:rPr>
        <w:t>2</w:t>
      </w:r>
      <w:r w:rsidRPr="00F32DD5">
        <w:t>:</w:t>
      </w:r>
      <w:commentRangeStart w:id="15"/>
      <w:commentRangeEnd w:id="15"/>
      <w:r w:rsidR="00D965DC">
        <w:rPr>
          <w:rStyle w:val="afe"/>
        </w:rPr>
        <w:commentReference w:id="15"/>
      </w:r>
      <w:r w:rsidRPr="00505A70">
        <w:rPr>
          <w:rFonts w:hint="eastAsia"/>
        </w:rPr>
        <w:t>スケーラブルで止まらないシステム構築のための</w:t>
      </w:r>
      <w:r w:rsidRPr="00505A70">
        <w:t>AWSサービス</w:t>
      </w:r>
    </w:p>
    <w:p w:rsidR="00505A70" w:rsidP="0066289B" w:rsidRDefault="00505A70" w14:paraId="4EE6B337" w14:textId="77777777">
      <w:pPr>
        <w:pStyle w:val="a1"/>
        <w:numPr>
          <w:ilvl w:val="0"/>
          <w:numId w:val="0"/>
        </w:numPr>
        <w:ind w:hanging="440"/>
        <w:jc w:val="left"/>
      </w:pPr>
    </w:p>
    <w:p w:rsidR="009331E8" w:rsidP="0066289B" w:rsidRDefault="009331E8" w14:paraId="041474A1" w14:textId="1E5691F6">
      <w:pPr>
        <w:pStyle w:val="a1"/>
        <w:numPr>
          <w:ilvl w:val="0"/>
          <w:numId w:val="0"/>
        </w:numPr>
        <w:ind w:left="440" w:hanging="440"/>
        <w:jc w:val="left"/>
      </w:pPr>
      <w:r>
        <w:rPr>
          <w:rFonts w:hint="eastAsia"/>
        </w:rPr>
        <w:t>■</w:t>
      </w:r>
      <w:r w:rsidR="0038405C">
        <w:rPr>
          <w:rFonts w:hint="eastAsia"/>
        </w:rPr>
        <w:t>Amazon</w:t>
      </w:r>
      <w:r>
        <w:t xml:space="preserve"> EC2 Auto Scaling</w:t>
      </w:r>
    </w:p>
    <w:p w:rsidR="009331E8" w:rsidP="0066289B" w:rsidRDefault="009331E8" w14:paraId="1FCB02E8" w14:textId="671202D8">
      <w:pPr>
        <w:ind w:firstLine="210" w:firstLineChars="100"/>
        <w:jc w:val="left"/>
      </w:pPr>
      <w:r>
        <w:t>Amazon</w:t>
      </w:r>
      <w:r w:rsidR="00905FBC">
        <w:rPr>
          <w:rFonts w:hint="eastAsia"/>
        </w:rPr>
        <w:t xml:space="preserve"> </w:t>
      </w:r>
      <w:r>
        <w:t>EC2 Auto Scalingは、仮想サーバーであるEC2インスタンスの数を自動的に増減させる仕組みです。通常、アクセス数が増えるとサーバーのCPUやメモリが不足し、レスポンスが遅延する可能性があります。Auto Scalingを導入すれば、負荷の増加に応じて新しいインスタンスが自動的に起動し、逆にアクセスが減少すれば不要なインスタンスが停止します。</w:t>
      </w:r>
    </w:p>
    <w:p w:rsidR="009331E8" w:rsidP="0066289B" w:rsidRDefault="009331E8" w14:paraId="4A3B3D85" w14:textId="77777777">
      <w:pPr>
        <w:jc w:val="left"/>
      </w:pPr>
    </w:p>
    <w:p w:rsidR="009331E8" w:rsidP="0066289B" w:rsidRDefault="009331E8" w14:paraId="5DB3FCD8" w14:textId="77777777">
      <w:pPr>
        <w:ind w:firstLine="210" w:firstLineChars="100"/>
        <w:jc w:val="left"/>
      </w:pPr>
      <w:r>
        <w:rPr>
          <w:rFonts w:hint="eastAsia"/>
        </w:rPr>
        <w:t>これにより、常に最適なリソース数を維持でき、ユーザーに安定したサービスを提供できます。さらに、必要なときだけリソースを利用する従量課金の仕組みによって、コスト削減にもつながります。</w:t>
      </w:r>
    </w:p>
    <w:p w:rsidR="009331E8" w:rsidP="0066289B" w:rsidRDefault="009331E8" w14:paraId="5CF7C907" w14:textId="77777777">
      <w:pPr>
        <w:jc w:val="left"/>
      </w:pPr>
    </w:p>
    <w:p w:rsidR="00A70294" w:rsidP="0066289B" w:rsidRDefault="009331E8" w14:paraId="6543975D" w14:textId="664B1CD7">
      <w:pPr>
        <w:ind w:firstLine="210" w:firstLineChars="100"/>
        <w:jc w:val="left"/>
      </w:pPr>
      <w:r>
        <w:rPr>
          <w:rFonts w:hint="eastAsia"/>
        </w:rPr>
        <w:t>設定時には「スケーリングポリシー」を定義します。例えば「</w:t>
      </w:r>
      <w:r>
        <w:t>CPU使用率が70%を超えたらインスタンスを1台追加する」といったルールを設けることで、自動的にシステム全体のパフォーマンスを維持できます。</w:t>
      </w:r>
    </w:p>
    <w:p w:rsidR="00A70294" w:rsidP="0066289B" w:rsidRDefault="00A70294" w14:paraId="4E2CBAA7" w14:textId="75125CAC">
      <w:pPr>
        <w:widowControl/>
        <w:jc w:val="left"/>
      </w:pPr>
    </w:p>
    <w:p w:rsidR="009331E8" w:rsidP="0066289B" w:rsidRDefault="009331E8" w14:paraId="718C5C70" w14:textId="7A2A409D">
      <w:pPr>
        <w:pStyle w:val="a1"/>
        <w:numPr>
          <w:ilvl w:val="0"/>
          <w:numId w:val="0"/>
        </w:numPr>
        <w:ind w:left="440" w:hanging="440"/>
        <w:jc w:val="left"/>
      </w:pPr>
      <w:r>
        <w:rPr>
          <w:rFonts w:hint="eastAsia"/>
        </w:rPr>
        <w:t>■</w:t>
      </w:r>
      <w:r w:rsidR="0038405C">
        <w:rPr>
          <w:rFonts w:hint="eastAsia"/>
        </w:rPr>
        <w:t>Ne</w:t>
      </w:r>
      <w:r>
        <w:t>twork Load Balancer</w:t>
      </w:r>
      <w:r w:rsidR="00D37BAE">
        <w:rPr>
          <w:rFonts w:hint="eastAsia"/>
        </w:rPr>
        <w:t>(</w:t>
      </w:r>
      <w:commentRangeStart w:id="16"/>
      <w:r>
        <w:t>NLB</w:t>
      </w:r>
      <w:r w:rsidR="00D37BAE">
        <w:rPr>
          <w:rFonts w:hint="eastAsia"/>
        </w:rPr>
        <w:t>)</w:t>
      </w:r>
      <w:commentRangeEnd w:id="16"/>
      <w:r w:rsidR="005633B9">
        <w:rPr>
          <w:rStyle w:val="afe"/>
          <w:b w:val="0"/>
          <w:bCs w:val="0"/>
        </w:rPr>
        <w:commentReference w:id="16"/>
      </w:r>
    </w:p>
    <w:p w:rsidR="009331E8" w:rsidP="0066289B" w:rsidRDefault="009331E8" w14:paraId="30C32D40" w14:textId="3D0879DA">
      <w:pPr>
        <w:ind w:firstLine="210" w:firstLineChars="100"/>
        <w:jc w:val="left"/>
      </w:pPr>
      <w:r>
        <w:t>Network Load Balancerは、OSI参照モデルの第4層</w:t>
      </w:r>
      <w:r w:rsidR="00D37BAE">
        <w:rPr>
          <w:rFonts w:hint="eastAsia"/>
        </w:rPr>
        <w:t>(</w:t>
      </w:r>
      <w:commentRangeStart w:id="17"/>
      <w:r>
        <w:t>L4:トランスポート層</w:t>
      </w:r>
      <w:commentRangeEnd w:id="17"/>
      <w:r w:rsidR="00905FBC">
        <w:rPr>
          <w:rStyle w:val="afe"/>
        </w:rPr>
        <w:commentReference w:id="17"/>
      </w:r>
      <w:r w:rsidR="00D37BAE">
        <w:rPr>
          <w:rFonts w:hint="eastAsia"/>
        </w:rPr>
        <w:t>)</w:t>
      </w:r>
      <w:r>
        <w:t>で動作するロードバランサーです。TCPやUDPといったプロトコルレベルで通信を振り分けるため、非常に高いパフォーマンスを発揮し、1秒あたり数百万リクエストを処理できます。</w:t>
      </w:r>
    </w:p>
    <w:p w:rsidR="009331E8" w:rsidP="0066289B" w:rsidRDefault="009331E8" w14:paraId="4AABADC4" w14:textId="77777777">
      <w:pPr>
        <w:jc w:val="left"/>
      </w:pPr>
    </w:p>
    <w:p w:rsidR="009331E8" w:rsidP="0066289B" w:rsidRDefault="009331E8" w14:paraId="373616EA" w14:textId="77777777">
      <w:pPr>
        <w:ind w:firstLine="210" w:firstLineChars="100"/>
        <w:jc w:val="left"/>
      </w:pPr>
      <w:r>
        <w:t>NLBは、クライアントからの接続要求を複数のEC2インスタンスに分散し、システム全体の可用性を高めます。また、静的IPアドレスを付与できるため、特定の固定IPでサービスを公開し</w:t>
      </w:r>
      <w:r>
        <w:lastRenderedPageBreak/>
        <w:t>たい場合にも利用されます。</w:t>
      </w:r>
    </w:p>
    <w:p w:rsidR="009331E8" w:rsidP="0066289B" w:rsidRDefault="009331E8" w14:paraId="3119D943" w14:textId="77777777">
      <w:pPr>
        <w:jc w:val="left"/>
      </w:pPr>
    </w:p>
    <w:p w:rsidR="009331E8" w:rsidP="0066289B" w:rsidRDefault="009331E8" w14:paraId="47B0B967" w14:textId="77777777">
      <w:pPr>
        <w:ind w:firstLine="210" w:firstLineChars="100"/>
        <w:jc w:val="left"/>
      </w:pPr>
      <w:r>
        <w:rPr>
          <w:rFonts w:hint="eastAsia"/>
        </w:rPr>
        <w:t>低レイテンシや大規模接続を必要とするオンラインゲーム、金融系システムなどでよく利用されるロードバランサーです。</w:t>
      </w:r>
    </w:p>
    <w:p w:rsidR="009331E8" w:rsidP="0066289B" w:rsidRDefault="009331E8" w14:paraId="61C58AFE" w14:textId="77777777">
      <w:pPr>
        <w:jc w:val="left"/>
      </w:pPr>
    </w:p>
    <w:p w:rsidR="009331E8" w:rsidP="0066289B" w:rsidRDefault="009331E8" w14:paraId="201BBA1C" w14:textId="7FA1BB77">
      <w:pPr>
        <w:pStyle w:val="a1"/>
        <w:numPr>
          <w:ilvl w:val="0"/>
          <w:numId w:val="0"/>
        </w:numPr>
        <w:ind w:left="440" w:hanging="440"/>
        <w:jc w:val="left"/>
      </w:pPr>
      <w:commentRangeStart w:id="18"/>
      <w:r w:rsidR="009331E8">
        <w:rPr/>
        <w:t>■</w:t>
      </w:r>
      <w:r w:rsidR="0038405C">
        <w:rPr/>
        <w:t>Ap</w:t>
      </w:r>
      <w:r w:rsidR="002562D0">
        <w:rPr/>
        <w:t>p</w:t>
      </w:r>
      <w:r w:rsidR="009331E8">
        <w:rPr/>
        <w:t>lication Load Balancer</w:t>
      </w:r>
      <w:r w:rsidR="00D37BAE">
        <w:rPr/>
        <w:t>(</w:t>
      </w:r>
      <w:commentRangeStart w:id="19"/>
      <w:r w:rsidR="009331E8">
        <w:rPr/>
        <w:t>ALB</w:t>
      </w:r>
      <w:r w:rsidR="00D37BAE">
        <w:rPr/>
        <w:t>)</w:t>
      </w:r>
      <w:commentRangeEnd w:id="19"/>
      <w:r>
        <w:rPr>
          <w:rStyle w:val="CommentReference"/>
        </w:rPr>
        <w:commentReference w:id="19"/>
      </w:r>
      <w:commentRangeEnd w:id="18"/>
      <w:r>
        <w:rPr>
          <w:rStyle w:val="CommentReference"/>
        </w:rPr>
        <w:commentReference w:id="18"/>
      </w:r>
    </w:p>
    <w:p w:rsidR="009331E8" w:rsidP="0066289B" w:rsidRDefault="009331E8" w14:paraId="62BF856F" w14:textId="7ADD6DCD">
      <w:pPr>
        <w:ind w:firstLine="210" w:firstLineChars="100"/>
        <w:jc w:val="left"/>
      </w:pPr>
      <w:r>
        <w:t>Application Load Balancerは、第7層</w:t>
      </w:r>
      <w:r w:rsidR="00D37BAE">
        <w:rPr>
          <w:rFonts w:hint="eastAsia"/>
        </w:rPr>
        <w:t>(</w:t>
      </w:r>
      <w:commentRangeStart w:id="20"/>
      <w:r>
        <w:t>L7: アプリケーション層</w:t>
      </w:r>
      <w:commentRangeEnd w:id="20"/>
      <w:r w:rsidR="00905FBC">
        <w:rPr>
          <w:rStyle w:val="afe"/>
        </w:rPr>
        <w:commentReference w:id="20"/>
      </w:r>
      <w:r w:rsidR="00D37BAE">
        <w:rPr>
          <w:rFonts w:hint="eastAsia"/>
        </w:rPr>
        <w:t>)</w:t>
      </w:r>
      <w:r>
        <w:t>で動作するロードバランサーです。NLBと異なり、HTTP/HTTPSリクエストの中身を解析して処理を振り分けられる点が特徴です。</w:t>
      </w:r>
    </w:p>
    <w:p w:rsidR="009331E8" w:rsidP="0066289B" w:rsidRDefault="009331E8" w14:paraId="686ED52E" w14:textId="77777777">
      <w:pPr>
        <w:jc w:val="left"/>
      </w:pPr>
    </w:p>
    <w:p w:rsidR="009331E8" w:rsidP="0066289B" w:rsidRDefault="009331E8" w14:paraId="7EF52817" w14:textId="3A6EE583">
      <w:pPr>
        <w:ind w:firstLine="210" w:firstLineChars="100"/>
        <w:jc w:val="left"/>
      </w:pPr>
      <w:r>
        <w:rPr>
          <w:rFonts w:hint="eastAsia"/>
        </w:rPr>
        <w:t>例えば「</w:t>
      </w:r>
      <w:r>
        <w:t>URLパスが</w:t>
      </w:r>
      <w:r w:rsidR="0051053D">
        <w:t>“</w:t>
      </w:r>
      <w:commentRangeStart w:id="21"/>
      <w:r>
        <w:t>/</w:t>
      </w:r>
      <w:proofErr w:type="spellStart"/>
      <w:r>
        <w:t>api</w:t>
      </w:r>
      <w:proofErr w:type="spellEnd"/>
      <w:r>
        <w:t>/</w:t>
      </w:r>
      <w:commentRangeEnd w:id="21"/>
      <w:r w:rsidR="00EE57E8">
        <w:rPr>
          <w:rStyle w:val="afe"/>
        </w:rPr>
        <w:commentReference w:id="21"/>
      </w:r>
      <w:r w:rsidR="00023F19">
        <w:t>”</w:t>
      </w:r>
      <w:r>
        <w:t>で始まる場合はバックエンドのAPIサーバーに送信」</w:t>
      </w:r>
      <w:r w:rsidR="00DD3183">
        <w:rPr>
          <w:rFonts w:hint="eastAsia"/>
        </w:rPr>
        <w:t>「</w:t>
      </w:r>
      <w:r w:rsidR="0051053D">
        <w:t>“</w:t>
      </w:r>
      <w:commentRangeStart w:id="22"/>
      <w:r>
        <w:t>/images/</w:t>
      </w:r>
      <w:r w:rsidR="0038405C">
        <w:t>”</w:t>
      </w:r>
      <w:commentRangeEnd w:id="22"/>
      <w:r w:rsidR="00EE57E8">
        <w:rPr>
          <w:rStyle w:val="afe"/>
        </w:rPr>
        <w:commentReference w:id="22"/>
      </w:r>
      <w:r>
        <w:t>配下は画像配信用サーバーに送信」といったルールを設定できます。これにより、アプリケーションの役割ごとに処理を分離し、効率的に運用できます。</w:t>
      </w:r>
    </w:p>
    <w:p w:rsidR="009331E8" w:rsidP="0066289B" w:rsidRDefault="009331E8" w14:paraId="1E0FE727" w14:textId="77777777">
      <w:pPr>
        <w:jc w:val="left"/>
      </w:pPr>
    </w:p>
    <w:p w:rsidR="006B0132" w:rsidP="0066289B" w:rsidRDefault="009331E8" w14:paraId="539173E4" w14:textId="6323931D">
      <w:pPr>
        <w:ind w:firstLine="210" w:firstLineChars="100"/>
        <w:jc w:val="left"/>
      </w:pPr>
      <w:r>
        <w:rPr>
          <w:rFonts w:hint="eastAsia"/>
        </w:rPr>
        <w:t>また、</w:t>
      </w:r>
      <w:r>
        <w:t>ALBはWebSocketや</w:t>
      </w:r>
      <w:proofErr w:type="spellStart"/>
      <w:r>
        <w:t>gRPC</w:t>
      </w:r>
      <w:proofErr w:type="spellEnd"/>
      <w:r>
        <w:t>といった最新の通信プロトコルにも対応しており、モダンなWebアプリケーションの構築に欠かせないサービスです。</w:t>
      </w:r>
    </w:p>
    <w:p w:rsidR="009B1291" w:rsidP="0066289B" w:rsidRDefault="009B1291" w14:paraId="0D293200" w14:textId="77777777">
      <w:pPr>
        <w:ind w:firstLine="210" w:firstLineChars="100"/>
        <w:jc w:val="left"/>
      </w:pPr>
    </w:p>
    <w:p w:rsidR="009331E8" w:rsidP="0066289B" w:rsidRDefault="00126341" w14:paraId="634F1C79" w14:textId="5F003374">
      <w:pPr>
        <w:jc w:val="left"/>
      </w:pPr>
      <w:r w:rsidRPr="00126341">
        <w:rPr>
          <w:noProof/>
        </w:rPr>
        <w:t xml:space="preserve"> </w:t>
      </w:r>
      <w:r w:rsidR="009B1291">
        <w:rPr>
          <w:noProof/>
        </w:rPr>
        <w:drawing>
          <wp:inline distT="0" distB="0" distL="0" distR="0" wp14:anchorId="25C2D03E" wp14:editId="61AF202F">
            <wp:extent cx="5759450" cy="3239770"/>
            <wp:effectExtent l="0" t="0" r="0" b="0"/>
            <wp:docPr id="202467039"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7039" name=""/>
                    <pic:cNvPicPr/>
                  </pic:nvPicPr>
                  <pic:blipFill>
                    <a:blip r:embed="rId23">
                      <a:grayscl/>
                      <a:extLst>
                        <a:ext uri="{96DAC541-7B7A-43D3-8B79-37D633B846F1}">
                          <asvg:svgBlip xmlns:asvg="http://schemas.microsoft.com/office/drawing/2016/SVG/main" r:embed="rId24"/>
                        </a:ext>
                      </a:extLst>
                    </a:blip>
                    <a:stretch>
                      <a:fillRect/>
                    </a:stretch>
                  </pic:blipFill>
                  <pic:spPr>
                    <a:xfrm>
                      <a:off x="0" y="0"/>
                      <a:ext cx="5759450" cy="3239770"/>
                    </a:xfrm>
                    <a:prstGeom prst="rect">
                      <a:avLst/>
                    </a:prstGeom>
                  </pic:spPr>
                </pic:pic>
              </a:graphicData>
            </a:graphic>
          </wp:inline>
        </w:drawing>
      </w:r>
    </w:p>
    <w:p w:rsidR="006F2DA7" w:rsidP="0066289B" w:rsidRDefault="00505A70" w14:paraId="1CA3D0E1" w14:textId="55A0EBD2">
      <w:pPr>
        <w:jc w:val="left"/>
        <w:rPr>
          <w:b/>
          <w:bCs/>
        </w:rPr>
      </w:pPr>
      <w:commentRangeStart w:id="23"/>
      <w:r>
        <w:rPr>
          <w:rFonts w:hint="eastAsia"/>
        </w:rPr>
        <w:t xml:space="preserve">                                     </w:t>
      </w:r>
      <w:r w:rsidRPr="00D37BAE">
        <w:rPr>
          <w:b/>
          <w:bCs/>
        </w:rPr>
        <w:t xml:space="preserve">図 </w:t>
      </w:r>
      <w:r w:rsidRPr="00D37BAE">
        <w:rPr>
          <w:rFonts w:hint="eastAsia"/>
          <w:b/>
          <w:bCs/>
        </w:rPr>
        <w:t>4-2</w:t>
      </w:r>
      <w:commentRangeEnd w:id="23"/>
      <w:r w:rsidRPr="00D37BAE" w:rsidR="00B15256">
        <w:rPr>
          <w:rStyle w:val="afe"/>
          <w:b/>
          <w:bCs/>
        </w:rPr>
        <w:commentReference w:id="23"/>
      </w:r>
    </w:p>
    <w:p w:rsidR="006F2DA7" w:rsidP="0066289B" w:rsidRDefault="006F2DA7" w14:paraId="1983AAB0" w14:textId="77777777">
      <w:pPr>
        <w:widowControl/>
        <w:jc w:val="left"/>
        <w:rPr>
          <w:b/>
          <w:bCs/>
        </w:rPr>
      </w:pPr>
      <w:r>
        <w:rPr>
          <w:b/>
          <w:bCs/>
        </w:rPr>
        <w:br w:type="page"/>
      </w:r>
    </w:p>
    <w:p w:rsidR="006F2DA7" w:rsidP="004035A0" w:rsidRDefault="006F2DA7" w14:paraId="36A7C065" w14:textId="77777777">
      <w:pPr>
        <w:pStyle w:val="2"/>
        <w:numPr>
          <w:ilvl w:val="1"/>
          <w:numId w:val="11"/>
        </w:numPr>
        <w:jc w:val="left"/>
      </w:pPr>
      <w:r>
        <w:rPr>
          <w:rFonts w:hint="eastAsia"/>
        </w:rPr>
        <w:lastRenderedPageBreak/>
        <w:t>リソースを安定的に稼働させるための関連演習</w:t>
      </w:r>
    </w:p>
    <w:p w:rsidRPr="003C423A" w:rsidR="003C423A" w:rsidP="003C423A" w:rsidRDefault="003C423A" w14:paraId="6B42D1AB" w14:textId="46310541">
      <w:r>
        <w:rPr>
          <w:noProof/>
        </w:rPr>
        <w:drawing>
          <wp:inline distT="0" distB="0" distL="0" distR="0" wp14:anchorId="61A35917" wp14:editId="5E94A320">
            <wp:extent cx="5759450" cy="3239770"/>
            <wp:effectExtent l="0" t="0" r="0" b="0"/>
            <wp:docPr id="751171365"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1365" name=""/>
                    <pic:cNvPicPr/>
                  </pic:nvPicPr>
                  <pic:blipFill>
                    <a:blip r:embed="rId25">
                      <a:grayscl/>
                      <a:extLst>
                        <a:ext uri="{96DAC541-7B7A-43D3-8B79-37D633B846F1}">
                          <asvg:svgBlip xmlns:asvg="http://schemas.microsoft.com/office/drawing/2016/SVG/main" r:embed="rId26"/>
                        </a:ext>
                      </a:extLst>
                    </a:blip>
                    <a:stretch>
                      <a:fillRect/>
                    </a:stretch>
                  </pic:blipFill>
                  <pic:spPr>
                    <a:xfrm>
                      <a:off x="0" y="0"/>
                      <a:ext cx="5759450" cy="3239770"/>
                    </a:xfrm>
                    <a:prstGeom prst="rect">
                      <a:avLst/>
                    </a:prstGeom>
                  </pic:spPr>
                </pic:pic>
              </a:graphicData>
            </a:graphic>
          </wp:inline>
        </w:drawing>
      </w:r>
    </w:p>
    <w:p w:rsidR="006F2DA7" w:rsidP="0066289B" w:rsidRDefault="006F2DA7" w14:paraId="1A07AEAC" w14:textId="77777777">
      <w:pPr>
        <w:jc w:val="left"/>
      </w:pPr>
      <w:r w:rsidRPr="0059034E">
        <w:t>スライド</w:t>
      </w:r>
      <w:r>
        <w:rPr>
          <w:rFonts w:hint="eastAsia"/>
        </w:rPr>
        <w:t>4-3</w:t>
      </w:r>
      <w:r w:rsidRPr="0059034E">
        <w:t>:</w:t>
      </w:r>
      <w:r>
        <w:rPr>
          <w:rFonts w:hint="eastAsia"/>
        </w:rPr>
        <w:t>リソースを安定的に稼働させるための</w:t>
      </w:r>
      <w:r w:rsidRPr="0059034E">
        <w:t>関連演習</w:t>
      </w:r>
    </w:p>
    <w:p w:rsidR="006F2DA7" w:rsidP="0066289B" w:rsidRDefault="006F2DA7" w14:paraId="33C4C3E4" w14:textId="77777777">
      <w:pPr>
        <w:jc w:val="left"/>
      </w:pPr>
    </w:p>
    <w:p w:rsidR="006F2DA7" w:rsidP="0066289B" w:rsidRDefault="006F2DA7" w14:paraId="1E9BDFA4" w14:textId="77777777">
      <w:pPr>
        <w:jc w:val="left"/>
      </w:pPr>
      <w:r>
        <w:t>※以下に</w:t>
      </w:r>
      <w:r>
        <w:rPr>
          <w:rFonts w:hint="eastAsia"/>
        </w:rPr>
        <w:t>Amazon Web Servicesのセキュリティ対策関連の前提条件を示します。</w:t>
      </w:r>
    </w:p>
    <w:p w:rsidRPr="00985E48" w:rsidR="006F2DA7" w:rsidP="004035A0" w:rsidRDefault="0084007B" w14:paraId="5CDF59F0" w14:textId="6F0BB49D">
      <w:pPr>
        <w:pStyle w:val="af"/>
        <w:numPr>
          <w:ilvl w:val="0"/>
          <w:numId w:val="18"/>
        </w:numPr>
        <w:ind w:left="440" w:leftChars="0"/>
      </w:pPr>
      <w:r>
        <w:rPr>
          <w:rFonts w:hint="eastAsia"/>
        </w:rPr>
        <w:t>「</w:t>
      </w:r>
      <w:r w:rsidRPr="00985E48" w:rsidR="006F2DA7">
        <w:t>AWSアカウント」を作成していること。</w:t>
      </w:r>
    </w:p>
    <w:p w:rsidR="006F2DA7" w:rsidP="004035A0" w:rsidRDefault="006F2DA7" w14:paraId="7F8A3156" w14:textId="77777777">
      <w:pPr>
        <w:pStyle w:val="a0"/>
        <w:numPr>
          <w:ilvl w:val="0"/>
          <w:numId w:val="18"/>
        </w:numPr>
        <w:ind w:left="440"/>
      </w:pPr>
      <w:r>
        <w:rPr>
          <w:rFonts w:hint="eastAsia"/>
        </w:rPr>
        <w:t>「</w:t>
      </w:r>
      <w:r w:rsidRPr="00351E8A">
        <w:rPr>
          <w:rFonts w:hint="eastAsia"/>
        </w:rPr>
        <w:t>AWS 無料利用枠プログラム</w:t>
      </w:r>
      <w:r>
        <w:rPr>
          <w:rFonts w:hint="eastAsia"/>
        </w:rPr>
        <w:t>」が適用済みであること。</w:t>
      </w:r>
    </w:p>
    <w:p w:rsidR="006F2DA7" w:rsidP="004035A0" w:rsidRDefault="006F2DA7" w14:paraId="7393B8AF" w14:textId="77777777">
      <w:pPr>
        <w:pStyle w:val="a0"/>
        <w:numPr>
          <w:ilvl w:val="0"/>
          <w:numId w:val="18"/>
        </w:numPr>
        <w:ind w:left="440"/>
      </w:pPr>
      <w:r>
        <w:rPr>
          <w:rFonts w:hint="eastAsia"/>
        </w:rPr>
        <w:t>A</w:t>
      </w:r>
      <w:r w:rsidRPr="00351E8A">
        <w:t xml:space="preserve">mazon </w:t>
      </w:r>
      <w:r>
        <w:rPr>
          <w:rFonts w:hint="eastAsia"/>
        </w:rPr>
        <w:t>W</w:t>
      </w:r>
      <w:r w:rsidRPr="00351E8A">
        <w:t xml:space="preserve">eb </w:t>
      </w:r>
      <w:r>
        <w:rPr>
          <w:rFonts w:hint="eastAsia"/>
        </w:rPr>
        <w:t>S</w:t>
      </w:r>
      <w:r w:rsidRPr="00351E8A">
        <w:t>ervices</w:t>
      </w:r>
      <w:r>
        <w:rPr>
          <w:rFonts w:hint="eastAsia"/>
        </w:rPr>
        <w:t>のルートユーザーでの作業は推奨されていません。「第2</w:t>
      </w:r>
      <w:r w:rsidRPr="00351E8A">
        <w:t>-6</w:t>
      </w:r>
      <w:r>
        <w:rPr>
          <w:rFonts w:hint="eastAsia"/>
        </w:rPr>
        <w:t>章</w:t>
      </w:r>
      <w:r w:rsidRPr="00351E8A">
        <w:t xml:space="preserve"> IAMユーザーの作成演習</w:t>
      </w:r>
      <w:r>
        <w:rPr>
          <w:rFonts w:hint="eastAsia"/>
        </w:rPr>
        <w:t>」で作成した、IAMユーザーでの作業を推奨します。</w:t>
      </w:r>
    </w:p>
    <w:p w:rsidR="006F2DA7" w:rsidP="004035A0" w:rsidRDefault="006F2DA7" w14:paraId="052108F0" w14:textId="77777777">
      <w:pPr>
        <w:pStyle w:val="af"/>
        <w:numPr>
          <w:ilvl w:val="0"/>
          <w:numId w:val="18"/>
        </w:numPr>
        <w:ind w:left="440" w:leftChars="0"/>
      </w:pPr>
      <w:r>
        <w:rPr>
          <w:rFonts w:hint="eastAsia"/>
        </w:rPr>
        <w:t xml:space="preserve">EC2インスタンスの作成と使用方法の手順は「第2-7章 </w:t>
      </w:r>
      <w:r w:rsidRPr="00690AEF">
        <w:t>Amazon Elastic Compute Cloud</w:t>
      </w:r>
      <w:r>
        <w:rPr>
          <w:rFonts w:hint="eastAsia"/>
        </w:rPr>
        <w:t>の関連演習の演習2と演習3」を参照してください。</w:t>
      </w:r>
    </w:p>
    <w:p w:rsidR="006F2DA7" w:rsidP="0066289B" w:rsidRDefault="006F2DA7" w14:paraId="5F60A04C" w14:textId="77777777">
      <w:pPr>
        <w:jc w:val="left"/>
      </w:pPr>
    </w:p>
    <w:p w:rsidR="006F2DA7" w:rsidP="004035A0" w:rsidRDefault="006F2DA7" w14:paraId="18F27DE5" w14:textId="77777777">
      <w:pPr>
        <w:ind w:left="210" w:hanging="210" w:hangingChars="100"/>
        <w:jc w:val="left"/>
      </w:pPr>
      <w:r>
        <w:t>※</w:t>
      </w:r>
      <w:r>
        <w:rPr>
          <w:rFonts w:hint="eastAsia"/>
        </w:rPr>
        <w:t>本演習の記載情報は2025年8月時点の情報です。Amazon Web Servicesはクラウドサービスのため、仕様が変更になる場合があります。</w:t>
      </w:r>
    </w:p>
    <w:p w:rsidR="006F2DA7" w:rsidP="004035A0" w:rsidRDefault="006F2DA7" w14:paraId="29D47E74" w14:textId="77777777">
      <w:pPr>
        <w:ind w:left="210" w:hanging="210" w:hangingChars="100"/>
        <w:jc w:val="left"/>
      </w:pPr>
      <w:r>
        <w:rPr>
          <w:rFonts w:hint="eastAsia"/>
        </w:rPr>
        <w:t>※Amazon Web Servicesのリソースは稼働時等に対して課金が発生するため、演習が終了したらリソースを削除することを推奨します。</w:t>
      </w:r>
    </w:p>
    <w:p w:rsidR="006F2DA7" w:rsidP="0066289B" w:rsidRDefault="006F2DA7" w14:paraId="5803EDD3" w14:textId="77777777">
      <w:pPr>
        <w:widowControl/>
        <w:jc w:val="left"/>
      </w:pPr>
      <w:r>
        <w:br w:type="page"/>
      </w:r>
    </w:p>
    <w:p w:rsidRPr="00B20164" w:rsidR="006F2DA7" w:rsidP="0066289B" w:rsidRDefault="006F2DA7" w14:paraId="29C78EA5" w14:textId="382E3277">
      <w:pPr>
        <w:pStyle w:val="af8"/>
      </w:pPr>
      <w:r w:rsidRPr="002C0EDC">
        <w:lastRenderedPageBreak/>
        <w:t>演習</w:t>
      </w:r>
      <w:r>
        <w:t>1</w:t>
      </w:r>
      <w:r w:rsidR="00E771F9">
        <w:rPr>
          <w:rFonts w:hint="eastAsia"/>
        </w:rPr>
        <w:t xml:space="preserve"> </w:t>
      </w:r>
      <w:r>
        <w:rPr>
          <w:rFonts w:hint="eastAsia"/>
        </w:rPr>
        <w:t>リージョンの確認</w:t>
      </w:r>
    </w:p>
    <w:p w:rsidRPr="0059034E" w:rsidR="006F2DA7" w:rsidP="0066289B" w:rsidRDefault="006F2DA7" w14:paraId="67B8255C" w14:textId="77777777">
      <w:pPr>
        <w:pStyle w:val="a0"/>
        <w:numPr>
          <w:ilvl w:val="0"/>
          <w:numId w:val="8"/>
        </w:numPr>
        <w:jc w:val="left"/>
      </w:pPr>
      <w:r>
        <w:t>“</w:t>
      </w:r>
      <w:r w:rsidRPr="000E2705">
        <w:t>https://console.aws.amazon.com/</w:t>
      </w:r>
      <w:r>
        <w:t>”</w:t>
      </w:r>
      <w:r>
        <w:rPr>
          <w:rFonts w:hint="eastAsia"/>
        </w:rPr>
        <w:t>にログインする。</w:t>
      </w:r>
    </w:p>
    <w:p w:rsidRPr="0059034E" w:rsidR="006F2DA7" w:rsidP="0066289B" w:rsidRDefault="006F2DA7" w14:paraId="1E7E16F6" w14:textId="77777777">
      <w:pPr>
        <w:pStyle w:val="a0"/>
        <w:jc w:val="left"/>
      </w:pPr>
      <w:r>
        <w:rPr>
          <w:rFonts w:hint="eastAsia"/>
        </w:rPr>
        <w:t>右上のプルダウンから[東京 ap-northeast-1]リージョンを選択し、クリックします。</w:t>
      </w:r>
    </w:p>
    <w:p w:rsidR="006F2DA7" w:rsidP="0066289B" w:rsidRDefault="006F2DA7" w14:paraId="66439B5B" w14:textId="77777777">
      <w:pPr>
        <w:pStyle w:val="a0"/>
        <w:jc w:val="left"/>
      </w:pPr>
      <w:r w:rsidRPr="00027269">
        <w:rPr>
          <w:rFonts w:hint="eastAsia"/>
        </w:rPr>
        <w:t>上部検索バーから</w:t>
      </w:r>
      <w:r>
        <w:rPr>
          <w:rFonts w:hint="eastAsia"/>
        </w:rPr>
        <w:t>[EC2]と入力し、[サービス]-[EC2]をクリックします。</w:t>
      </w:r>
      <w:r>
        <w:tab/>
      </w:r>
    </w:p>
    <w:p w:rsidR="006F2DA7" w:rsidP="0066289B" w:rsidRDefault="006F2DA7" w14:paraId="4AABD08B" w14:textId="77777777">
      <w:pPr>
        <w:pStyle w:val="a0"/>
        <w:jc w:val="left"/>
      </w:pPr>
      <w:r>
        <w:t>左メニューから[インスタンス]-[インスタンス]をクリックし、[MSItest-ec2]のインスタンスがある画面に遷移したことを確認します。</w:t>
      </w:r>
    </w:p>
    <w:p w:rsidR="006F2DA7" w:rsidP="0066289B" w:rsidRDefault="006F2DA7" w14:paraId="3C6C4035" w14:textId="14BE9EB9">
      <w:pPr>
        <w:pStyle w:val="a0"/>
        <w:jc w:val="left"/>
      </w:pPr>
      <w:r>
        <w:t>“第2-7章 Amazon Elastic Compute Cloudの関連演習の演習2</w:t>
      </w:r>
      <w:r w:rsidR="00183782">
        <w:t>”</w:t>
      </w:r>
      <w:r>
        <w:t>で作成した、[MSItest-ec2]を起動させます。</w:t>
      </w:r>
    </w:p>
    <w:p w:rsidR="006F2DA7" w:rsidP="0066289B" w:rsidRDefault="006F2DA7" w14:paraId="1FE817AF" w14:textId="54370BAC">
      <w:pPr>
        <w:pStyle w:val="a0"/>
        <w:jc w:val="left"/>
      </w:pPr>
      <w:r>
        <w:t>右上のプルダウンから[シンガポール ap-southeast-1]リージョンに変更し“第2-7章 Amazon Elastic Compute Cloudの関連演習の演習1と演習2</w:t>
      </w:r>
      <w:r w:rsidR="00183782">
        <w:t>”</w:t>
      </w:r>
      <w:r>
        <w:t>と同じ手順でVPCとEC2インスタンスを作成します。その後、インスタンスを作成して起動させます。</w:t>
      </w:r>
    </w:p>
    <w:p w:rsidRPr="00EC665E" w:rsidR="006F2DA7" w:rsidP="0066289B" w:rsidRDefault="006F2DA7" w14:paraId="25E153AA" w14:textId="77777777">
      <w:pPr>
        <w:pStyle w:val="a0"/>
        <w:numPr>
          <w:ilvl w:val="0"/>
          <w:numId w:val="0"/>
        </w:numPr>
        <w:jc w:val="left"/>
      </w:pPr>
      <w:r>
        <w:t>※シンガポールリージョンの場合、サブネットは[</w:t>
      </w:r>
      <w:r w:rsidRPr="2E3B4F01">
        <w:rPr>
          <w:rFonts w:cs="游明朝"/>
        </w:rPr>
        <w:t>ap-southeast-1a]になるため注意してください。</w:t>
      </w:r>
    </w:p>
    <w:p w:rsidRPr="001D60B7" w:rsidR="006F2DA7" w:rsidP="0066289B" w:rsidRDefault="006F2DA7" w14:paraId="50537859" w14:textId="77777777">
      <w:pPr>
        <w:pStyle w:val="a0"/>
        <w:jc w:val="left"/>
      </w:pPr>
      <w:r w:rsidRPr="001D60B7">
        <w:rPr>
          <w:rFonts w:hint="eastAsia"/>
        </w:rPr>
        <w:t>右上のプルダウンから[東京ap-northeast-1]リージョンを選択します。</w:t>
      </w:r>
    </w:p>
    <w:p w:rsidRPr="00F02BB7" w:rsidR="006F2DA7" w:rsidP="0066289B" w:rsidRDefault="006F2DA7" w14:paraId="2D3CD523" w14:textId="77777777">
      <w:pPr>
        <w:pStyle w:val="a0"/>
        <w:jc w:val="left"/>
      </w:pPr>
      <w:r w:rsidRPr="00F02BB7">
        <w:rPr>
          <w:rFonts w:hint="eastAsia"/>
        </w:rPr>
        <w:t>上部の検索バーに[EC2]を入力し、[リソース]-[インスタンス(実行中)]を選択します。</w:t>
      </w:r>
    </w:p>
    <w:p w:rsidRPr="00F02BB7" w:rsidR="006F2DA7" w:rsidP="0066289B" w:rsidRDefault="006F2DA7" w14:paraId="11C95B49" w14:textId="77777777">
      <w:pPr>
        <w:pStyle w:val="a0"/>
        <w:jc w:val="left"/>
      </w:pPr>
      <w:r w:rsidRPr="00F02BB7">
        <w:rPr>
          <w:rFonts w:hint="eastAsia"/>
        </w:rPr>
        <w:t>作成したEC2インスタンスの横にある[チェックボックス]を選択して、上部右側の[接続]をクリックします。</w:t>
      </w:r>
    </w:p>
    <w:p w:rsidRPr="00F02BB7" w:rsidR="006F2DA7" w:rsidP="0066289B" w:rsidRDefault="006F2DA7" w14:paraId="74BFC281" w14:textId="77777777">
      <w:pPr>
        <w:pStyle w:val="a0"/>
        <w:jc w:val="left"/>
      </w:pPr>
      <w:r w:rsidRPr="00F02BB7">
        <w:rPr>
          <w:rFonts w:hint="eastAsia"/>
        </w:rPr>
        <w:t>[接続]画面にて[パブリックIPを使用して接続]-[パブリックIPv4 アドレス]-[ユーザー名]-[任意記載]-[接続]をクリックします。</w:t>
      </w:r>
    </w:p>
    <w:p w:rsidRPr="00F02BB7" w:rsidR="006F2DA7" w:rsidP="0066289B" w:rsidRDefault="006F2DA7" w14:paraId="7B95B789" w14:textId="77777777">
      <w:pPr>
        <w:pStyle w:val="a0"/>
        <w:jc w:val="left"/>
      </w:pPr>
      <w:r w:rsidRPr="00F02BB7">
        <w:rPr>
          <w:rFonts w:hint="eastAsia"/>
        </w:rPr>
        <w:t>数秒待ち、ターミナルが立ち上がることを確認します。</w:t>
      </w:r>
    </w:p>
    <w:p w:rsidR="006F2DA7" w:rsidP="0066289B" w:rsidRDefault="006F2DA7" w14:paraId="39AEF988" w14:textId="77777777">
      <w:pPr>
        <w:pStyle w:val="a0"/>
        <w:jc w:val="left"/>
      </w:pPr>
      <w:r>
        <w:rPr>
          <w:rFonts w:hint="eastAsia"/>
        </w:rPr>
        <w:t>[hostname]を入力します。</w:t>
      </w:r>
    </w:p>
    <w:p w:rsidR="006F2DA7" w:rsidP="0066289B" w:rsidRDefault="006F2DA7" w14:paraId="08A7AC81" w14:textId="77777777">
      <w:pPr>
        <w:pStyle w:val="a0"/>
        <w:jc w:val="left"/>
      </w:pPr>
      <w:r>
        <w:t>“</w:t>
      </w:r>
      <w:r w:rsidRPr="00005D2B">
        <w:t>ap-northeast-1</w:t>
      </w:r>
      <w:r>
        <w:t>”</w:t>
      </w:r>
      <w:r>
        <w:rPr>
          <w:rFonts w:hint="eastAsia"/>
        </w:rPr>
        <w:t>を含んだコマンドが返ってきて、東京リージョンのEC2インスタンスに接続していることを確認します。</w:t>
      </w:r>
    </w:p>
    <w:p w:rsidR="006F2DA7" w:rsidP="0066289B" w:rsidRDefault="006F2DA7" w14:paraId="23917907" w14:textId="77777777">
      <w:pPr>
        <w:pStyle w:val="a0"/>
        <w:jc w:val="left"/>
      </w:pPr>
      <w:r>
        <w:t>右上から[シンガポール(ap-southeast-1)]リージョンに切り替えます。</w:t>
      </w:r>
    </w:p>
    <w:p w:rsidR="006F2DA7" w:rsidP="0066289B" w:rsidRDefault="006F2DA7" w14:paraId="1EDCC2CF" w14:textId="77777777">
      <w:pPr>
        <w:pStyle w:val="a0"/>
        <w:jc w:val="left"/>
      </w:pPr>
      <w:r>
        <w:t>本演習の項番8-11と同様の手順を実施してターミナルを立ち上げます。</w:t>
      </w:r>
    </w:p>
    <w:p w:rsidR="006F2DA7" w:rsidP="0066289B" w:rsidRDefault="006F2DA7" w14:paraId="162A3AB2" w14:textId="77777777">
      <w:pPr>
        <w:pStyle w:val="a0"/>
        <w:numPr>
          <w:ilvl w:val="0"/>
          <w:numId w:val="0"/>
        </w:numPr>
        <w:jc w:val="left"/>
      </w:pPr>
      <w:r>
        <w:t>※作業環境がシンガポールリージョンの環境となるため注意してください。</w:t>
      </w:r>
    </w:p>
    <w:p w:rsidR="006F2DA7" w:rsidP="0066289B" w:rsidRDefault="006F2DA7" w14:paraId="6D1A7AAE" w14:textId="77777777">
      <w:pPr>
        <w:pStyle w:val="a0"/>
        <w:jc w:val="left"/>
      </w:pPr>
      <w:r>
        <w:rPr>
          <w:rFonts w:hint="eastAsia"/>
        </w:rPr>
        <w:t>[hostname]コマンドにて、シンガポールリージョンのEC2インスタンスに接続していることを確認します。</w:t>
      </w:r>
    </w:p>
    <w:p w:rsidR="006F2DA7" w:rsidP="0066289B" w:rsidRDefault="006F2DA7" w14:paraId="2BE15202" w14:textId="77777777">
      <w:pPr>
        <w:pStyle w:val="a0"/>
        <w:numPr>
          <w:ilvl w:val="0"/>
          <w:numId w:val="0"/>
        </w:numPr>
        <w:jc w:val="left"/>
      </w:pPr>
      <w:r>
        <w:rPr>
          <w:rFonts w:hint="eastAsia"/>
        </w:rPr>
        <w:t xml:space="preserve">　　</w:t>
      </w:r>
    </w:p>
    <w:p w:rsidR="00DE0BAC" w:rsidP="0066289B" w:rsidRDefault="006F2DA7" w14:paraId="5C854D6B" w14:textId="7DBB5D33">
      <w:pPr>
        <w:pStyle w:val="a0"/>
        <w:numPr>
          <w:ilvl w:val="0"/>
          <w:numId w:val="0"/>
        </w:numPr>
        <w:ind w:firstLine="440"/>
        <w:jc w:val="left"/>
      </w:pPr>
      <w:r w:rsidRPr="5CD90717">
        <w:t>以上で､｢</w:t>
      </w:r>
      <w:r>
        <w:rPr>
          <w:rFonts w:hint="eastAsia"/>
        </w:rPr>
        <w:t>リージョンの確認</w:t>
      </w:r>
      <w:r w:rsidRPr="5CD90717">
        <w:t>｣演習は終了です｡</w:t>
      </w:r>
    </w:p>
    <w:p w:rsidR="00DE0BAC" w:rsidP="0066289B" w:rsidRDefault="00DE0BAC" w14:paraId="01CF04A9" w14:textId="77777777">
      <w:pPr>
        <w:widowControl/>
        <w:jc w:val="left"/>
      </w:pPr>
      <w:r>
        <w:br w:type="page"/>
      </w:r>
    </w:p>
    <w:p w:rsidR="006F2DA7" w:rsidP="0066289B" w:rsidRDefault="006F2DA7" w14:paraId="00F7E24F" w14:textId="04D4E1F4">
      <w:pPr>
        <w:pStyle w:val="af8"/>
      </w:pPr>
      <w:r w:rsidRPr="002C0EDC">
        <w:lastRenderedPageBreak/>
        <w:t>演習</w:t>
      </w:r>
      <w:r>
        <w:rPr>
          <w:rFonts w:hint="eastAsia"/>
        </w:rPr>
        <w:t>2</w:t>
      </w:r>
      <w:r w:rsidR="00E771F9">
        <w:rPr>
          <w:rFonts w:hint="eastAsia"/>
        </w:rPr>
        <w:t xml:space="preserve"> </w:t>
      </w:r>
      <w:r w:rsidRPr="00FD68BA">
        <w:t xml:space="preserve">AWS </w:t>
      </w:r>
      <w:r>
        <w:rPr>
          <w:rFonts w:hint="eastAsia"/>
        </w:rPr>
        <w:t>EC2 Auto Scalingの作成</w:t>
      </w:r>
    </w:p>
    <w:p w:rsidR="006F2DA7" w:rsidP="0066289B" w:rsidRDefault="006F2DA7" w14:paraId="40B19B69" w14:textId="77777777">
      <w:pPr>
        <w:pStyle w:val="a0"/>
        <w:numPr>
          <w:ilvl w:val="0"/>
          <w:numId w:val="16"/>
        </w:numPr>
        <w:jc w:val="left"/>
      </w:pPr>
      <w:r>
        <w:rPr>
          <w:rFonts w:hint="eastAsia"/>
        </w:rPr>
        <w:t xml:space="preserve">右上から[東京 </w:t>
      </w:r>
      <w:r w:rsidRPr="00B25800">
        <w:t>ap-</w:t>
      </w:r>
      <w:r>
        <w:rPr>
          <w:rFonts w:hint="eastAsia"/>
        </w:rPr>
        <w:t>north</w:t>
      </w:r>
      <w:r w:rsidRPr="00B25800">
        <w:t>east-1</w:t>
      </w:r>
      <w:r>
        <w:rPr>
          <w:rFonts w:hint="eastAsia"/>
        </w:rPr>
        <w:t>]リージョンを選択し、</w:t>
      </w:r>
      <w:r w:rsidRPr="00027269">
        <w:rPr>
          <w:rFonts w:hint="eastAsia"/>
        </w:rPr>
        <w:t>上部検索バーから</w:t>
      </w:r>
      <w:r>
        <w:rPr>
          <w:rFonts w:hint="eastAsia"/>
        </w:rPr>
        <w:t>[EC2]と入力し、[EC2]をクリックします。</w:t>
      </w:r>
    </w:p>
    <w:p w:rsidRPr="00F52784" w:rsidR="006F2DA7" w:rsidP="0066289B" w:rsidRDefault="006F2DA7" w14:paraId="78A3D326" w14:textId="77777777">
      <w:pPr>
        <w:pStyle w:val="a0"/>
        <w:numPr>
          <w:ilvl w:val="0"/>
          <w:numId w:val="8"/>
        </w:numPr>
        <w:jc w:val="left"/>
      </w:pPr>
      <w:r w:rsidRPr="00F52784">
        <w:rPr>
          <w:rFonts w:hint="eastAsia"/>
        </w:rPr>
        <w:t>[リソース]-[インスタンス(実行中)]をクリックし、作成したEC2インスタンスの横にある[チェックボックス]を選択して、上部の[アクション]-[イメージとテンプレート]-[インスタンスからテンプレートを作成]をクリックします。</w:t>
      </w:r>
    </w:p>
    <w:p w:rsidR="006F2DA7" w:rsidP="0066289B" w:rsidRDefault="006F2DA7" w14:paraId="3FE85376" w14:textId="77777777">
      <w:pPr>
        <w:pStyle w:val="a0"/>
        <w:jc w:val="left"/>
      </w:pPr>
      <w:r>
        <w:t>[起動テンプレート名]-[test-template]-[テンプレートバージョンの説明]-[test]を記載します。</w:t>
      </w:r>
    </w:p>
    <w:p w:rsidR="006F2DA7" w:rsidP="0066289B" w:rsidRDefault="006F2DA7" w14:paraId="4ED6BD0B" w14:textId="77777777">
      <w:pPr>
        <w:pStyle w:val="a0"/>
        <w:numPr>
          <w:ilvl w:val="0"/>
          <w:numId w:val="0"/>
        </w:numPr>
        <w:jc w:val="left"/>
      </w:pPr>
      <w:r>
        <w:t>※項番4以降は“第2-7章”で作成したEC2インスタンスの設定内容を踏襲するため、デフォルトのまま操作はしませんが、念のため内容を確認する手順を記載しております。</w:t>
      </w:r>
    </w:p>
    <w:p w:rsidR="006F2DA7" w:rsidP="0066289B" w:rsidRDefault="006F2DA7" w14:paraId="1F1F2D68" w14:textId="77777777">
      <w:pPr>
        <w:pStyle w:val="a0"/>
        <w:jc w:val="left"/>
      </w:pPr>
      <w:r>
        <w:t>[アプリケーションおよびOSイメージ(Amazonマシンイメージ)]-[カタログからのAMI]になっていることを確認します。</w:t>
      </w:r>
    </w:p>
    <w:p w:rsidR="006F2DA7" w:rsidP="0066289B" w:rsidRDefault="006F2DA7" w14:paraId="0A1DC387" w14:textId="77777777">
      <w:pPr>
        <w:pStyle w:val="a0"/>
        <w:jc w:val="left"/>
      </w:pPr>
      <w:r>
        <w:t>[インスタンスタイプ]-[t3.micro 無料利用枠の対象]になっていることを確認します。</w:t>
      </w:r>
    </w:p>
    <w:p w:rsidR="006F2DA7" w:rsidP="0066289B" w:rsidRDefault="006F2DA7" w14:paraId="32E2D63B" w14:textId="77777777">
      <w:pPr>
        <w:pStyle w:val="a0"/>
        <w:jc w:val="left"/>
      </w:pPr>
      <w:r>
        <w:t>[キーペア(ログイン)]-[</w:t>
      </w:r>
      <w:proofErr w:type="spellStart"/>
      <w:r>
        <w:t>MSItest</w:t>
      </w:r>
      <w:proofErr w:type="spellEnd"/>
      <w:r>
        <w:t>-key] になっていることを確認します。</w:t>
      </w:r>
    </w:p>
    <w:p w:rsidRPr="0010744C" w:rsidR="006F2DA7" w:rsidP="0066289B" w:rsidRDefault="006F2DA7" w14:paraId="43415426" w14:textId="77777777">
      <w:pPr>
        <w:pStyle w:val="a0"/>
        <w:jc w:val="left"/>
      </w:pPr>
      <w:r>
        <w:t>[ネットワーク設定]にて、[サブネット]-[第2-7章 Amazon Elastic Compute Cloudの関連演習の演習2で作成したサブネット]-[アベイラビリティゾーン]-[ap-northeast-1a]-[共通のセキュリティグループ]-[</w:t>
      </w:r>
      <w:proofErr w:type="spellStart"/>
      <w:r>
        <w:t>MSItest</w:t>
      </w:r>
      <w:proofErr w:type="spellEnd"/>
      <w:r>
        <w:t>-sg] になっていることを確認します。</w:t>
      </w:r>
    </w:p>
    <w:p w:rsidR="006F2DA7" w:rsidP="0066289B" w:rsidRDefault="006F2DA7" w14:paraId="3C4610EB" w14:textId="77777777">
      <w:pPr>
        <w:pStyle w:val="a0"/>
        <w:numPr>
          <w:ilvl w:val="0"/>
          <w:numId w:val="8"/>
        </w:numPr>
        <w:jc w:val="left"/>
      </w:pPr>
      <w:r>
        <w:rPr>
          <w:rFonts w:hint="eastAsia"/>
        </w:rPr>
        <w:t>右下の[起動テンプレートを作成]をクリックします。</w:t>
      </w:r>
    </w:p>
    <w:p w:rsidR="006F2DA7" w:rsidP="0066289B" w:rsidRDefault="006F2DA7" w14:paraId="6703DC6A" w14:textId="77777777">
      <w:pPr>
        <w:pStyle w:val="a0"/>
        <w:numPr>
          <w:ilvl w:val="0"/>
          <w:numId w:val="8"/>
        </w:numPr>
        <w:jc w:val="left"/>
      </w:pPr>
      <w:r>
        <w:t>“</w:t>
      </w:r>
      <w:r w:rsidRPr="007B5C31">
        <w:t>正常に作成されました</w:t>
      </w:r>
      <w:r>
        <w:t>”</w:t>
      </w:r>
      <w:r>
        <w:rPr>
          <w:rFonts w:hint="eastAsia"/>
        </w:rPr>
        <w:t>と表示されることを確認し、右下の[起動テンプレートを表示]をクリックして、テンプレートが作成されていることを確認します。</w:t>
      </w:r>
    </w:p>
    <w:p w:rsidRPr="009775DF" w:rsidR="006F2DA7" w:rsidP="0066289B" w:rsidRDefault="006F2DA7" w14:paraId="1A2BAE92" w14:textId="77777777">
      <w:pPr>
        <w:pStyle w:val="a0"/>
        <w:numPr>
          <w:ilvl w:val="0"/>
          <w:numId w:val="8"/>
        </w:numPr>
        <w:jc w:val="left"/>
      </w:pPr>
      <w:r w:rsidRPr="009775DF">
        <w:rPr>
          <w:rFonts w:hint="eastAsia"/>
        </w:rPr>
        <w:t>左側メニューの</w:t>
      </w:r>
      <w:r>
        <w:rPr>
          <w:rFonts w:hint="eastAsia"/>
        </w:rPr>
        <w:t>一番下にある</w:t>
      </w:r>
      <w:r w:rsidRPr="009775DF">
        <w:rPr>
          <w:rFonts w:hint="eastAsia"/>
        </w:rPr>
        <w:t>[Auto Scalingグループ]-[Auto Scalingグループを作成する]をクリック</w:t>
      </w:r>
      <w:r>
        <w:rPr>
          <w:rFonts w:hint="eastAsia"/>
        </w:rPr>
        <w:t>します</w:t>
      </w:r>
      <w:r w:rsidRPr="009775DF">
        <w:rPr>
          <w:rFonts w:hint="eastAsia"/>
        </w:rPr>
        <w:t>。</w:t>
      </w:r>
    </w:p>
    <w:p w:rsidR="006F2DA7" w:rsidP="0066289B" w:rsidRDefault="006F2DA7" w14:paraId="18D4C546" w14:textId="77777777">
      <w:pPr>
        <w:pStyle w:val="a0"/>
        <w:widowControl/>
        <w:numPr>
          <w:ilvl w:val="0"/>
          <w:numId w:val="8"/>
        </w:numPr>
        <w:jc w:val="left"/>
      </w:pPr>
      <w:r>
        <w:rPr>
          <w:rFonts w:hint="eastAsia"/>
        </w:rPr>
        <w:t>[Auto Scaling グループ名]-[test-autoscaling]-[起動テンプレート]-[test-template]-[次へ]をクリックします。</w:t>
      </w:r>
    </w:p>
    <w:p w:rsidR="006F2DA7" w:rsidP="0066289B" w:rsidRDefault="006F2DA7" w14:paraId="35A0C4AE" w14:textId="77777777">
      <w:pPr>
        <w:pStyle w:val="a0"/>
        <w:jc w:val="left"/>
      </w:pPr>
      <w:r>
        <w:t>[VPC]-[第2-7章 Amazon Elastic Compute Cloudの関連演習の演習1で作成したVPC]-[アベイラビリティゾーンとサブネット]-[末尾ap-northeast-1aのアベイラビリティゾーンとサブネットを選択する]-[アベイラビリティーゾーンのディストリビューション-新規]-[バランシング(ベストエフォート)]-[次へ]をクリックします。</w:t>
      </w:r>
    </w:p>
    <w:p w:rsidRPr="00CD47FE" w:rsidR="006F2DA7" w:rsidP="0066289B" w:rsidRDefault="006F2DA7" w14:paraId="73A60E2A" w14:textId="77777777">
      <w:pPr>
        <w:pStyle w:val="a0"/>
        <w:numPr>
          <w:ilvl w:val="0"/>
          <w:numId w:val="8"/>
        </w:numPr>
        <w:jc w:val="left"/>
      </w:pPr>
      <w:r>
        <w:rPr>
          <w:rFonts w:hint="eastAsia"/>
        </w:rPr>
        <w:t>[</w:t>
      </w:r>
      <w:r w:rsidRPr="00FC5A21">
        <w:rPr>
          <w:rFonts w:hint="eastAsia"/>
        </w:rPr>
        <w:t>他のサービスと統合する</w:t>
      </w:r>
      <w:r w:rsidRPr="00FC5A21">
        <w:t xml:space="preserve"> - 省略可能</w:t>
      </w:r>
      <w:r>
        <w:rPr>
          <w:rFonts w:hint="eastAsia"/>
        </w:rPr>
        <w:t>]の画面はデフォルトにて[次へ]をクリックする。</w:t>
      </w:r>
    </w:p>
    <w:p w:rsidR="006F2DA7" w:rsidP="0066289B" w:rsidRDefault="006F2DA7" w14:paraId="447A61FC" w14:textId="77777777">
      <w:pPr>
        <w:pStyle w:val="a0"/>
        <w:numPr>
          <w:ilvl w:val="0"/>
          <w:numId w:val="8"/>
        </w:numPr>
        <w:jc w:val="left"/>
      </w:pPr>
      <w:r>
        <w:rPr>
          <w:rFonts w:hint="eastAsia"/>
        </w:rPr>
        <w:t>[</w:t>
      </w:r>
      <w:r w:rsidRPr="00BE5490">
        <w:rPr>
          <w:rFonts w:hint="eastAsia"/>
        </w:rPr>
        <w:t>グループサイズとスケーリングを設定する</w:t>
      </w:r>
      <w:r w:rsidRPr="00BE5490">
        <w:t xml:space="preserve"> - 省略可能</w:t>
      </w:r>
      <w:r>
        <w:rPr>
          <w:rFonts w:hint="eastAsia"/>
        </w:rPr>
        <w:t>]の画面はデフォルトにて[次へ]をクリックします。</w:t>
      </w:r>
    </w:p>
    <w:p w:rsidR="006F2DA7" w:rsidP="0066289B" w:rsidRDefault="006F2DA7" w14:paraId="260DDCC9" w14:textId="77777777">
      <w:pPr>
        <w:pStyle w:val="a0"/>
        <w:numPr>
          <w:ilvl w:val="0"/>
          <w:numId w:val="8"/>
        </w:numPr>
        <w:jc w:val="left"/>
      </w:pPr>
      <w:r>
        <w:rPr>
          <w:rFonts w:hint="eastAsia"/>
        </w:rPr>
        <w:t>[</w:t>
      </w:r>
      <w:r w:rsidRPr="006A21AB">
        <w:rPr>
          <w:rFonts w:hint="eastAsia"/>
        </w:rPr>
        <w:t>通知を追加する</w:t>
      </w:r>
      <w:r w:rsidRPr="006A21AB">
        <w:t xml:space="preserve"> - 省略可能</w:t>
      </w:r>
      <w:r>
        <w:rPr>
          <w:rFonts w:hint="eastAsia"/>
        </w:rPr>
        <w:t>]の画面はデフォルトにて[次へ]をクリックします。</w:t>
      </w:r>
    </w:p>
    <w:p w:rsidR="006F2DA7" w:rsidP="0066289B" w:rsidRDefault="006F2DA7" w14:paraId="7CDBD57F" w14:textId="77777777">
      <w:pPr>
        <w:pStyle w:val="a0"/>
        <w:numPr>
          <w:ilvl w:val="0"/>
          <w:numId w:val="8"/>
        </w:numPr>
        <w:jc w:val="left"/>
      </w:pPr>
      <w:r>
        <w:rPr>
          <w:rFonts w:hint="eastAsia"/>
        </w:rPr>
        <w:t>[</w:t>
      </w:r>
      <w:r w:rsidRPr="00953E1E">
        <w:rPr>
          <w:rFonts w:hint="eastAsia"/>
        </w:rPr>
        <w:t>タグを追加する</w:t>
      </w:r>
      <w:r w:rsidRPr="00953E1E">
        <w:t xml:space="preserve"> - 省略可能</w:t>
      </w:r>
      <w:r>
        <w:rPr>
          <w:rFonts w:hint="eastAsia"/>
        </w:rPr>
        <w:t>]の画面はデフォルトにて[次へ]をクリックします。</w:t>
      </w:r>
    </w:p>
    <w:p w:rsidR="006F2DA7" w:rsidP="0066289B" w:rsidRDefault="006F2DA7" w14:paraId="189A581C" w14:textId="77777777">
      <w:pPr>
        <w:pStyle w:val="a0"/>
        <w:numPr>
          <w:ilvl w:val="0"/>
          <w:numId w:val="8"/>
        </w:numPr>
        <w:jc w:val="left"/>
      </w:pPr>
      <w:r>
        <w:rPr>
          <w:rFonts w:hint="eastAsia"/>
        </w:rPr>
        <w:t>[</w:t>
      </w:r>
      <w:r w:rsidRPr="00F66662">
        <w:rPr>
          <w:rFonts w:hint="eastAsia"/>
        </w:rPr>
        <w:t>確認</w:t>
      </w:r>
      <w:r>
        <w:rPr>
          <w:rFonts w:hint="eastAsia"/>
        </w:rPr>
        <w:t>]の画面は[Auto Scaling グループを作成する]をクリックします。</w:t>
      </w:r>
    </w:p>
    <w:p w:rsidR="006F2DA7" w:rsidP="0066289B" w:rsidRDefault="006F2DA7" w14:paraId="7432DE18" w14:textId="77777777">
      <w:pPr>
        <w:pStyle w:val="a0"/>
        <w:numPr>
          <w:ilvl w:val="0"/>
          <w:numId w:val="8"/>
        </w:numPr>
        <w:jc w:val="left"/>
      </w:pPr>
      <w:r>
        <w:rPr>
          <w:rFonts w:hint="eastAsia"/>
        </w:rPr>
        <w:t>[</w:t>
      </w:r>
      <w:r w:rsidRPr="00007BBE">
        <w:t>Auto Scaling グループ</w:t>
      </w:r>
      <w:r>
        <w:rPr>
          <w:rFonts w:hint="eastAsia"/>
        </w:rPr>
        <w:t>]の画面にて、作成した[test-autoscaling]の左にあるチェックボックスにチェックを入れます。</w:t>
      </w:r>
    </w:p>
    <w:p w:rsidR="006F2DA7" w:rsidP="0066289B" w:rsidRDefault="006F2DA7" w14:paraId="5E7F3A33" w14:textId="77777777">
      <w:pPr>
        <w:pStyle w:val="a0"/>
        <w:numPr>
          <w:ilvl w:val="0"/>
          <w:numId w:val="8"/>
        </w:numPr>
        <w:jc w:val="left"/>
      </w:pPr>
      <w:r>
        <w:rPr>
          <w:rFonts w:hint="eastAsia"/>
        </w:rPr>
        <w:t>下半分側の[Auto Scalingグループ：test-autoscaling]-[オートスケーリング]-[動的スケーリングポリシーを作成する]をクリックします。</w:t>
      </w:r>
    </w:p>
    <w:p w:rsidR="006F2DA7" w:rsidP="006164DF" w:rsidRDefault="006F2DA7" w14:paraId="51E89D8E" w14:textId="77777777">
      <w:pPr>
        <w:pStyle w:val="a0"/>
        <w:widowControl/>
        <w:jc w:val="left"/>
      </w:pPr>
      <w:r>
        <w:t>[動的スケーリングポリシーを作成する]画面にて、[ポリシータイプ]-[ターゲット追跡スケーリング]-[スケーリングポリシー名]-[Target Tracking Policy]-[メトリクスタイプ]-[平</w:t>
      </w:r>
      <w:r>
        <w:lastRenderedPageBreak/>
        <w:t>均CPU使用率]-[ターゲット値]-[50]-[インスタンスのウォームアップ]-[300秒]にて設定します。</w:t>
      </w:r>
    </w:p>
    <w:p w:rsidR="006F2DA7" w:rsidP="006164DF" w:rsidRDefault="006F2DA7" w14:paraId="63F1210F" w14:textId="77777777">
      <w:pPr>
        <w:pStyle w:val="a0"/>
        <w:ind w:left="545" w:leftChars="50"/>
        <w:jc w:val="left"/>
      </w:pPr>
      <w:r>
        <w:t>左のメニューから[インスタンス]をクリックして、EC2 Auto Scalingにて作成されたEC2が新たに存在することを確認します。</w:t>
      </w:r>
    </w:p>
    <w:p w:rsidR="006F2DA7" w:rsidP="000E1BDA" w:rsidRDefault="006F2DA7" w14:paraId="348E1970" w14:textId="77777777">
      <w:pPr>
        <w:pStyle w:val="a0"/>
        <w:numPr>
          <w:ilvl w:val="0"/>
          <w:numId w:val="0"/>
        </w:numPr>
        <w:jc w:val="left"/>
      </w:pPr>
      <w:r>
        <w:t>※新たに存在しない場合は、インスタンス画面右上の右巻き矢印を押下して更新してみて下さい。</w:t>
      </w:r>
    </w:p>
    <w:p w:rsidRPr="00007BBE" w:rsidR="006F2DA7" w:rsidP="006164DF" w:rsidRDefault="006F2DA7" w14:paraId="4A72A11F" w14:textId="77777777">
      <w:pPr>
        <w:pStyle w:val="a0"/>
        <w:numPr>
          <w:ilvl w:val="0"/>
          <w:numId w:val="0"/>
        </w:numPr>
        <w:jc w:val="left"/>
      </w:pPr>
    </w:p>
    <w:p w:rsidR="006F2DA7" w:rsidP="005B0D46" w:rsidRDefault="006F2DA7" w14:paraId="3A9A89B0" w14:textId="7012FBD1">
      <w:pPr>
        <w:pStyle w:val="a0"/>
        <w:numPr>
          <w:ilvl w:val="0"/>
          <w:numId w:val="0"/>
        </w:numPr>
        <w:ind w:firstLine="440"/>
        <w:jc w:val="left"/>
        <w:rPr>
          <w:b/>
          <w:bCs/>
        </w:rPr>
      </w:pPr>
      <w:r w:rsidRPr="5CD90717">
        <w:t>以上で､｢</w:t>
      </w:r>
      <w:r w:rsidRPr="005B7234">
        <w:t>AWS EC2 Auto Scalingの作成</w:t>
      </w:r>
      <w:r w:rsidRPr="5CD90717">
        <w:t>｣演習は終了です｡</w:t>
      </w:r>
    </w:p>
    <w:p w:rsidR="006F2DA7" w:rsidP="0066289B" w:rsidRDefault="006F2DA7" w14:paraId="37310AC4" w14:textId="77777777">
      <w:pPr>
        <w:widowControl/>
        <w:jc w:val="left"/>
        <w:rPr>
          <w:b/>
          <w:bCs/>
        </w:rPr>
      </w:pPr>
      <w:r>
        <w:rPr>
          <w:b/>
          <w:bCs/>
        </w:rPr>
        <w:br w:type="page"/>
      </w:r>
    </w:p>
    <w:p w:rsidRPr="00DF69DE" w:rsidR="009B1291" w:rsidDel="00B15256" w:rsidP="0066289B" w:rsidRDefault="009B1291" w14:paraId="47C87879" w14:textId="77777777">
      <w:pPr>
        <w:jc w:val="left"/>
        <w:rPr>
          <w:del w:author="Kojima Kenichi" w:date="2025-09-28T16:46:00Z" w16du:dateUtc="2025-09-28T07:46:00Z" w:id="24"/>
          <w:b/>
          <w:bCs/>
        </w:rPr>
      </w:pPr>
    </w:p>
    <w:p w:rsidR="009331E8" w:rsidP="0084007B" w:rsidRDefault="0038405C" w14:paraId="590F7D2A" w14:textId="1292EDC2">
      <w:pPr>
        <w:pStyle w:val="2"/>
        <w:jc w:val="left"/>
      </w:pPr>
      <w:commentRangeStart w:id="25"/>
      <w:r>
        <w:rPr>
          <w:rFonts w:hint="eastAsia"/>
        </w:rPr>
        <w:t>AW</w:t>
      </w:r>
      <w:r w:rsidR="0084007B">
        <w:rPr>
          <w:rFonts w:hint="eastAsia"/>
        </w:rPr>
        <w:t>Sに</w:t>
      </w:r>
      <w:r w:rsidRPr="005D0B79" w:rsidR="005D0B79">
        <w:t>おける障害対策と復旧設計</w:t>
      </w:r>
      <w:commentRangeEnd w:id="25"/>
      <w:r w:rsidR="00B15256">
        <w:rPr>
          <w:rStyle w:val="afe"/>
          <w:b w:val="0"/>
          <w:bCs w:val="0"/>
        </w:rPr>
        <w:commentReference w:id="25"/>
      </w:r>
    </w:p>
    <w:p w:rsidRPr="00581FA7" w:rsidR="00581FA7" w:rsidP="00581FA7" w:rsidRDefault="00581FA7" w14:paraId="061CC7ED" w14:textId="06A344BB">
      <w:r>
        <w:rPr>
          <w:noProof/>
        </w:rPr>
        <w:drawing>
          <wp:inline distT="0" distB="0" distL="0" distR="0" wp14:anchorId="409074E7" wp14:editId="21DE916F">
            <wp:extent cx="5759450" cy="3239770"/>
            <wp:effectExtent l="0" t="0" r="0" b="0"/>
            <wp:docPr id="715353695"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53695" name=""/>
                    <pic:cNvPicPr/>
                  </pic:nvPicPr>
                  <pic:blipFill>
                    <a:blip r:embed="rId27">
                      <a:grayscl/>
                      <a:extLst>
                        <a:ext uri="{96DAC541-7B7A-43D3-8B79-37D633B846F1}">
                          <asvg:svgBlip xmlns:asvg="http://schemas.microsoft.com/office/drawing/2016/SVG/main" r:embed="rId28"/>
                        </a:ext>
                      </a:extLst>
                    </a:blip>
                    <a:stretch>
                      <a:fillRect/>
                    </a:stretch>
                  </pic:blipFill>
                  <pic:spPr>
                    <a:xfrm>
                      <a:off x="0" y="0"/>
                      <a:ext cx="5759450" cy="3239770"/>
                    </a:xfrm>
                    <a:prstGeom prst="rect">
                      <a:avLst/>
                    </a:prstGeom>
                  </pic:spPr>
                </pic:pic>
              </a:graphicData>
            </a:graphic>
          </wp:inline>
        </w:drawing>
      </w:r>
    </w:p>
    <w:p w:rsidRPr="00505A70" w:rsidR="00D44C85" w:rsidP="0066289B" w:rsidRDefault="00505A70" w14:paraId="4365CBA6" w14:textId="3CFCE17F">
      <w:pPr>
        <w:pBdr>
          <w:top w:val="nil"/>
          <w:left w:val="nil"/>
          <w:bottom w:val="nil"/>
          <w:right w:val="nil"/>
          <w:between w:val="nil"/>
        </w:pBdr>
        <w:jc w:val="left"/>
      </w:pPr>
      <w:r w:rsidRPr="00F32DD5">
        <w:rPr>
          <w:rFonts w:hint="eastAsia"/>
        </w:rPr>
        <w:t>スライド</w:t>
      </w:r>
      <w:r>
        <w:rPr>
          <w:rFonts w:hint="eastAsia"/>
        </w:rPr>
        <w:t>4</w:t>
      </w:r>
      <w:r w:rsidRPr="00F32DD5">
        <w:t>-</w:t>
      </w:r>
      <w:r>
        <w:rPr>
          <w:rFonts w:hint="eastAsia"/>
        </w:rPr>
        <w:t>4</w:t>
      </w:r>
      <w:r w:rsidRPr="00F32DD5">
        <w:t>:</w:t>
      </w:r>
      <w:r w:rsidRPr="00505A70">
        <w:t>AWSにおける障害対策と復旧設計</w:t>
      </w:r>
    </w:p>
    <w:p w:rsidR="00D44C85" w:rsidP="0066289B" w:rsidRDefault="00D44C85" w14:paraId="17D25641" w14:textId="77777777">
      <w:pPr>
        <w:pStyle w:val="a1"/>
        <w:numPr>
          <w:ilvl w:val="0"/>
          <w:numId w:val="0"/>
        </w:numPr>
        <w:ind w:hanging="440"/>
        <w:jc w:val="left"/>
      </w:pPr>
    </w:p>
    <w:p w:rsidR="00D02502" w:rsidP="00196264" w:rsidRDefault="00D02502" w14:paraId="068642B4" w14:textId="4C63A831">
      <w:pPr>
        <w:pStyle w:val="a1"/>
        <w:numPr>
          <w:ilvl w:val="0"/>
          <w:numId w:val="0"/>
        </w:numPr>
        <w:ind w:left="440" w:hanging="440"/>
        <w:jc w:val="left"/>
      </w:pPr>
      <w:r>
        <w:rPr>
          <w:rFonts w:hint="eastAsia"/>
        </w:rPr>
        <w:t>■</w:t>
      </w:r>
      <w:commentRangeStart w:id="26"/>
      <w:commentRangeEnd w:id="26"/>
      <w:r w:rsidR="00905FBC">
        <w:rPr>
          <w:rStyle w:val="afe"/>
          <w:b w:val="0"/>
          <w:bCs w:val="0"/>
        </w:rPr>
        <w:commentReference w:id="26"/>
      </w:r>
      <w:r>
        <w:t>障害発生パターンごとの対策</w:t>
      </w:r>
    </w:p>
    <w:p w:rsidR="00D02502" w:rsidP="00196264" w:rsidRDefault="00D02502" w14:paraId="67B99B66" w14:textId="77777777">
      <w:pPr>
        <w:ind w:firstLine="210" w:firstLineChars="100"/>
        <w:jc w:val="left"/>
      </w:pPr>
      <w:r>
        <w:rPr>
          <w:rFonts w:hint="eastAsia"/>
        </w:rPr>
        <w:t>システムを設計する際には、どのような障害が発生する可能性があるかを把握し、それぞれに応じた対策を講じる必要があります。代表的な障害には以下のようなものがあります。</w:t>
      </w:r>
    </w:p>
    <w:p w:rsidR="00D02502" w:rsidP="0066289B" w:rsidRDefault="00D02502" w14:paraId="568B981B" w14:textId="77777777">
      <w:pPr>
        <w:jc w:val="left"/>
      </w:pPr>
    </w:p>
    <w:p w:rsidR="00AA10A2" w:rsidP="0066289B" w:rsidRDefault="00D02502" w14:paraId="215D285E" w14:textId="39D2814C">
      <w:pPr>
        <w:pStyle w:val="a"/>
        <w:ind w:left="0"/>
        <w:jc w:val="left"/>
      </w:pPr>
      <w:commentRangeStart w:id="27"/>
      <w:r>
        <w:rPr>
          <w:rFonts w:hint="eastAsia"/>
        </w:rPr>
        <w:t>単一インスタンス障害：</w:t>
      </w:r>
      <w:r>
        <w:t>1台のEC2インスタンスが停止した場合</w:t>
      </w:r>
      <w:r w:rsidR="00AA10A2">
        <w:rPr>
          <w:rFonts w:hint="eastAsia"/>
        </w:rPr>
        <w:t xml:space="preserve">　</w:t>
      </w:r>
      <w:r>
        <w:t>→</w:t>
      </w:r>
      <w:r w:rsidR="00AA10A2">
        <w:rPr>
          <w:rFonts w:hint="eastAsia"/>
        </w:rPr>
        <w:t xml:space="preserve">　</w:t>
      </w:r>
      <w:r>
        <w:t>Auto Scalingグループにより自動復旧可能</w:t>
      </w:r>
    </w:p>
    <w:p w:rsidR="00AA10A2" w:rsidP="0066289B" w:rsidRDefault="00D02502" w14:paraId="593E5036" w14:textId="77777777">
      <w:pPr>
        <w:pStyle w:val="a"/>
        <w:ind w:left="0"/>
        <w:jc w:val="left"/>
      </w:pPr>
      <w:r>
        <w:t>AZ障害：アベイラビリティゾーン全体で障害が発生した場合</w:t>
      </w:r>
      <w:r w:rsidR="00AA10A2">
        <w:rPr>
          <w:rFonts w:hint="eastAsia"/>
        </w:rPr>
        <w:t xml:space="preserve">　</w:t>
      </w:r>
      <w:r>
        <w:t>→ マルチAZ配置による冗長化が有効</w:t>
      </w:r>
    </w:p>
    <w:p w:rsidR="00D02502" w:rsidP="0066289B" w:rsidRDefault="00D02502" w14:paraId="2E77DC4B" w14:textId="2C97CBB7">
      <w:pPr>
        <w:pStyle w:val="a"/>
        <w:ind w:left="0"/>
        <w:jc w:val="left"/>
      </w:pPr>
      <w:r>
        <w:rPr>
          <w:rFonts w:hint="eastAsia"/>
        </w:rPr>
        <w:t>リージョン障害：大規模災害でリージョン全体が停止する場合</w:t>
      </w:r>
      <w:r w:rsidR="00AA10A2">
        <w:rPr>
          <w:rFonts w:hint="eastAsia"/>
        </w:rPr>
        <w:t xml:space="preserve">　</w:t>
      </w:r>
      <w:r>
        <w:rPr>
          <w:rFonts w:hint="eastAsia"/>
        </w:rPr>
        <w:t>→</w:t>
      </w:r>
      <w:r w:rsidR="00AA10A2">
        <w:rPr>
          <w:rFonts w:hint="eastAsia"/>
        </w:rPr>
        <w:t xml:space="preserve">　</w:t>
      </w:r>
      <w:r>
        <w:t>マルチリージョン構成や</w:t>
      </w:r>
      <w:r w:rsidR="00D37BAE">
        <w:t>クロスリージョン</w:t>
      </w:r>
      <w:r>
        <w:t>を活用</w:t>
      </w:r>
      <w:commentRangeEnd w:id="27"/>
      <w:r w:rsidR="00905FBC">
        <w:rPr>
          <w:rStyle w:val="afe"/>
        </w:rPr>
        <w:commentReference w:id="27"/>
      </w:r>
    </w:p>
    <w:p w:rsidR="00D02502" w:rsidP="0066289B" w:rsidRDefault="00D02502" w14:paraId="474B0662" w14:textId="77777777">
      <w:pPr>
        <w:jc w:val="left"/>
      </w:pPr>
    </w:p>
    <w:p w:rsidR="00A02346" w:rsidP="0066289B" w:rsidRDefault="00D02502" w14:paraId="1ED73C15" w14:textId="4421BD1B">
      <w:pPr>
        <w:ind w:firstLine="210" w:firstLineChars="100"/>
        <w:jc w:val="left"/>
      </w:pPr>
      <w:r>
        <w:rPr>
          <w:rFonts w:hint="eastAsia"/>
        </w:rPr>
        <w:t>設計段階で障害シナリオを洗い出し、必要に応じてフェイルオーバー機構やバックアップ運用を組み込むことが重要です。</w:t>
      </w:r>
    </w:p>
    <w:p w:rsidR="00EC4B84" w:rsidP="0066289B" w:rsidRDefault="00EC4B84" w14:paraId="41A8C1B6" w14:textId="77777777">
      <w:pPr>
        <w:ind w:firstLine="210" w:firstLineChars="100"/>
        <w:jc w:val="left"/>
        <w:rPr>
          <w:ins w:author="Kojima Kenichi" w:date="2025-09-28T16:53:00Z" w16du:dateUtc="2025-09-28T07:53:00Z" w:id="28"/>
        </w:rPr>
      </w:pPr>
    </w:p>
    <w:p w:rsidR="00D02502" w:rsidDel="00A02346" w:rsidP="0066289B" w:rsidRDefault="00D02502" w14:paraId="5047D350" w14:textId="1333CEB7">
      <w:pPr>
        <w:jc w:val="left"/>
        <w:rPr>
          <w:del w:author="Kojima Kenichi" w:date="2025-09-28T16:53:00Z" w16du:dateUtc="2025-09-28T07:53:00Z" w:id="29"/>
        </w:rPr>
      </w:pPr>
    </w:p>
    <w:p w:rsidR="00D02502" w:rsidP="002C1543" w:rsidRDefault="00D02502" w14:paraId="2434B1E6" w14:textId="28991E37">
      <w:pPr>
        <w:pStyle w:val="a1"/>
        <w:numPr>
          <w:ilvl w:val="0"/>
          <w:numId w:val="0"/>
        </w:numPr>
        <w:ind w:left="440" w:hanging="440"/>
        <w:jc w:val="left"/>
      </w:pPr>
      <w:commentRangeStart w:id="30"/>
      <w:r>
        <w:rPr>
          <w:rFonts w:hint="eastAsia"/>
        </w:rPr>
        <w:t>■</w:t>
      </w:r>
      <w:commentRangeStart w:id="31"/>
      <w:commentRangeEnd w:id="31"/>
      <w:r w:rsidR="00905FBC">
        <w:rPr>
          <w:rStyle w:val="afe"/>
          <w:b w:val="0"/>
          <w:bCs w:val="0"/>
        </w:rPr>
        <w:commentReference w:id="31"/>
      </w:r>
      <w:r>
        <w:t>AWS Elastic Disaster Recovery</w:t>
      </w:r>
      <w:r w:rsidR="00D37BAE">
        <w:rPr>
          <w:rFonts w:hint="eastAsia"/>
        </w:rPr>
        <w:t>(</w:t>
      </w:r>
      <w:commentRangeStart w:id="32"/>
      <w:r>
        <w:t>AWS DRS</w:t>
      </w:r>
      <w:commentRangeEnd w:id="32"/>
      <w:r w:rsidR="00905FBC">
        <w:rPr>
          <w:rStyle w:val="afe"/>
          <w:b w:val="0"/>
          <w:bCs w:val="0"/>
        </w:rPr>
        <w:commentReference w:id="32"/>
      </w:r>
      <w:r w:rsidR="00D37BAE">
        <w:rPr>
          <w:rFonts w:hint="eastAsia"/>
        </w:rPr>
        <w:t>)</w:t>
      </w:r>
      <w:commentRangeEnd w:id="30"/>
      <w:r w:rsidR="00A02346">
        <w:rPr>
          <w:rStyle w:val="afe"/>
          <w:b w:val="0"/>
          <w:bCs w:val="0"/>
        </w:rPr>
        <w:commentReference w:id="30"/>
      </w:r>
    </w:p>
    <w:p w:rsidR="00D02502" w:rsidP="0066289B" w:rsidRDefault="00D02502" w14:paraId="14997855" w14:textId="77777777">
      <w:pPr>
        <w:ind w:firstLine="210" w:firstLineChars="100"/>
        <w:jc w:val="left"/>
      </w:pPr>
      <w:r>
        <w:t>AWS Elastic Disaster Recoveryは、オンプレミスやクラウド上のシステムをAWSにレプリケーションし、障害発生時に迅速に復旧できるようにするサービスです。</w:t>
      </w:r>
    </w:p>
    <w:p w:rsidR="00D02502" w:rsidP="0066289B" w:rsidRDefault="00D02502" w14:paraId="5EAA1C0F" w14:textId="77777777">
      <w:pPr>
        <w:jc w:val="left"/>
      </w:pPr>
    </w:p>
    <w:p w:rsidR="00D02502" w:rsidP="0066289B" w:rsidRDefault="00D02502" w14:paraId="3F035AB8" w14:textId="3897448D">
      <w:pPr>
        <w:ind w:firstLine="210" w:firstLineChars="100"/>
        <w:jc w:val="left"/>
      </w:pPr>
      <w:r>
        <w:rPr>
          <w:rFonts w:hint="eastAsia"/>
        </w:rPr>
        <w:t>アプリケーションのサーバーやデータを</w:t>
      </w:r>
      <w:r>
        <w:t>AWS上に継続的にコピーし、障害時には数分でフェイルオーバー先を起動できます。これにより、RTO</w:t>
      </w:r>
      <w:r w:rsidR="00D37BAE">
        <w:rPr>
          <w:rFonts w:hint="eastAsia"/>
        </w:rPr>
        <w:t>(</w:t>
      </w:r>
      <w:commentRangeStart w:id="33"/>
      <w:r>
        <w:t>復旧時間目標</w:t>
      </w:r>
      <w:r w:rsidR="00D37BAE">
        <w:rPr>
          <w:rFonts w:hint="eastAsia"/>
        </w:rPr>
        <w:t>)</w:t>
      </w:r>
      <w:commentRangeEnd w:id="33"/>
      <w:r w:rsidR="00D44C85">
        <w:rPr>
          <w:rStyle w:val="afe"/>
        </w:rPr>
        <w:commentReference w:id="33"/>
      </w:r>
      <w:r>
        <w:t>とRPO</w:t>
      </w:r>
      <w:r w:rsidR="00D37BAE">
        <w:rPr>
          <w:rFonts w:hint="eastAsia"/>
        </w:rPr>
        <w:t>(</w:t>
      </w:r>
      <w:commentRangeStart w:id="34"/>
      <w:r>
        <w:t>復旧時点目標</w:t>
      </w:r>
      <w:commentRangeEnd w:id="34"/>
      <w:r w:rsidR="00D44C85">
        <w:rPr>
          <w:rStyle w:val="afe"/>
        </w:rPr>
        <w:commentReference w:id="34"/>
      </w:r>
      <w:r w:rsidR="00D37BAE">
        <w:rPr>
          <w:rFonts w:hint="eastAsia"/>
        </w:rPr>
        <w:t>)</w:t>
      </w:r>
      <w:r>
        <w:t>を最小化し、事業継続性を確保できます。</w:t>
      </w:r>
    </w:p>
    <w:p w:rsidR="00D02502" w:rsidP="0066289B" w:rsidRDefault="00D02502" w14:paraId="106DE2B5" w14:textId="75E8ACFF">
      <w:pPr>
        <w:ind w:firstLine="210" w:firstLineChars="100"/>
        <w:jc w:val="left"/>
      </w:pPr>
      <w:r>
        <w:rPr>
          <w:rFonts w:hint="eastAsia"/>
        </w:rPr>
        <w:lastRenderedPageBreak/>
        <w:t>従来のディザスタリカバリは専用データセンターを用意する必要がありましたが、</w:t>
      </w:r>
      <w:r>
        <w:t>AWS</w:t>
      </w:r>
      <w:r w:rsidR="00D44C85">
        <w:rPr>
          <w:rFonts w:hint="eastAsia"/>
        </w:rPr>
        <w:t xml:space="preserve"> </w:t>
      </w:r>
      <w:r>
        <w:t>DRSを利用すればクラウドリソースをオンデマンドで利用できるため、コストを抑えつつ高い可用性を実現できます。</w:t>
      </w:r>
    </w:p>
    <w:p w:rsidR="00D02502" w:rsidP="0066289B" w:rsidRDefault="00D02502" w14:paraId="629F001C" w14:textId="77777777">
      <w:pPr>
        <w:jc w:val="left"/>
      </w:pPr>
    </w:p>
    <w:p w:rsidR="00D02502" w:rsidP="002C1543" w:rsidRDefault="00D02502" w14:paraId="4D169BA5" w14:textId="1528DFB4">
      <w:pPr>
        <w:pStyle w:val="a1"/>
        <w:numPr>
          <w:ilvl w:val="0"/>
          <w:numId w:val="0"/>
        </w:numPr>
        <w:ind w:left="440" w:hanging="440"/>
        <w:jc w:val="left"/>
      </w:pPr>
      <w:r>
        <w:rPr>
          <w:rFonts w:hint="eastAsia"/>
        </w:rPr>
        <w:t>■</w:t>
      </w:r>
      <w:commentRangeStart w:id="35"/>
      <w:commentRangeEnd w:id="35"/>
      <w:r w:rsidR="00834D17">
        <w:rPr>
          <w:rStyle w:val="afe"/>
          <w:b w:val="0"/>
          <w:bCs w:val="0"/>
        </w:rPr>
        <w:commentReference w:id="35"/>
      </w:r>
      <w:r>
        <w:t>AWS Backup</w:t>
      </w:r>
    </w:p>
    <w:p w:rsidR="00D02502" w:rsidP="0066289B" w:rsidRDefault="00D02502" w14:paraId="775DE8D9" w14:textId="77777777">
      <w:pPr>
        <w:ind w:firstLine="210" w:firstLineChars="100"/>
        <w:jc w:val="left"/>
      </w:pPr>
      <w:r>
        <w:t>AWS Backupは、複数のAWSサービスに対して一元的にバックアップポリシーを適用できるサービスです。対象はAmazon EBS、RDS、DynamoDB、EFSなど幅広く、スナップショットのスケジュール管理や保存期間の設定が可能です。</w:t>
      </w:r>
    </w:p>
    <w:p w:rsidR="00D02502" w:rsidP="0066289B" w:rsidRDefault="00D02502" w14:paraId="68BAB9DA" w14:textId="77777777">
      <w:pPr>
        <w:jc w:val="left"/>
      </w:pPr>
    </w:p>
    <w:p w:rsidR="00D02502" w:rsidP="0066289B" w:rsidRDefault="00D02502" w14:paraId="1A275790" w14:textId="7780906C">
      <w:pPr>
        <w:ind w:firstLine="210" w:firstLineChars="100"/>
        <w:jc w:val="left"/>
        <w:rPr>
          <w:ins w:author="Kojima Kenichi" w:date="2025-09-28T16:53:00Z" w16du:dateUtc="2025-09-28T07:53:00Z" w:id="36"/>
        </w:rPr>
      </w:pPr>
      <w:r>
        <w:rPr>
          <w:rFonts w:hint="eastAsia"/>
        </w:rPr>
        <w:t>また、バックアップデータはリージョン間で複製することもでき、リージョン障害や広域災害に備える仕組みを構築できます。これにより、障害発生時にも業務継続に必要なデータを迅速に復元できます。</w:t>
      </w:r>
    </w:p>
    <w:p w:rsidR="00A02346" w:rsidP="0066289B" w:rsidRDefault="00A02346" w14:paraId="6CA6A239" w14:textId="720DABF9">
      <w:pPr>
        <w:ind w:firstLine="210" w:firstLineChars="100"/>
        <w:jc w:val="left"/>
      </w:pPr>
    </w:p>
    <w:p w:rsidR="00A03212" w:rsidP="0066289B" w:rsidRDefault="00267F8E" w14:paraId="2219999B" w14:textId="6D65DCB5">
      <w:pPr>
        <w:jc w:val="left"/>
      </w:pPr>
      <w:r>
        <w:rPr>
          <w:noProof/>
        </w:rPr>
        <w:drawing>
          <wp:inline distT="0" distB="0" distL="0" distR="0" wp14:anchorId="77D10EF3" wp14:editId="7FDAC64D">
            <wp:extent cx="5759450" cy="3239770"/>
            <wp:effectExtent l="0" t="0" r="0" b="0"/>
            <wp:docPr id="171290467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04674" name=""/>
                    <pic:cNvPicPr/>
                  </pic:nvPicPr>
                  <pic:blipFill>
                    <a:blip r:embed="rId29">
                      <a:grayscl/>
                      <a:extLst>
                        <a:ext uri="{96DAC541-7B7A-43D3-8B79-37D633B846F1}">
                          <asvg:svgBlip xmlns:asvg="http://schemas.microsoft.com/office/drawing/2016/SVG/main" r:embed="rId30"/>
                        </a:ext>
                      </a:extLst>
                    </a:blip>
                    <a:stretch>
                      <a:fillRect/>
                    </a:stretch>
                  </pic:blipFill>
                  <pic:spPr>
                    <a:xfrm>
                      <a:off x="0" y="0"/>
                      <a:ext cx="5759450" cy="3239770"/>
                    </a:xfrm>
                    <a:prstGeom prst="rect">
                      <a:avLst/>
                    </a:prstGeom>
                  </pic:spPr>
                </pic:pic>
              </a:graphicData>
            </a:graphic>
          </wp:inline>
        </w:drawing>
      </w:r>
    </w:p>
    <w:p w:rsidR="00200F46" w:rsidP="0066289B" w:rsidRDefault="00505A70" w14:paraId="51DC745F" w14:textId="3D887ECE">
      <w:pPr>
        <w:jc w:val="left"/>
        <w:rPr>
          <w:b/>
          <w:bCs/>
        </w:rPr>
      </w:pPr>
      <w:r>
        <w:rPr>
          <w:rFonts w:hint="eastAsia"/>
        </w:rPr>
        <w:t xml:space="preserve">                                      </w:t>
      </w:r>
      <w:r w:rsidRPr="00036631">
        <w:rPr>
          <w:b/>
          <w:bCs/>
        </w:rPr>
        <w:t xml:space="preserve">図 </w:t>
      </w:r>
      <w:r w:rsidRPr="00036631">
        <w:rPr>
          <w:rFonts w:hint="eastAsia"/>
          <w:b/>
          <w:bCs/>
        </w:rPr>
        <w:t>4-3</w:t>
      </w:r>
    </w:p>
    <w:p w:rsidR="00200F46" w:rsidP="0066289B" w:rsidRDefault="00200F46" w14:paraId="38756C78" w14:textId="77777777">
      <w:pPr>
        <w:widowControl/>
        <w:jc w:val="left"/>
        <w:rPr>
          <w:b/>
          <w:bCs/>
        </w:rPr>
      </w:pPr>
      <w:r>
        <w:rPr>
          <w:b/>
          <w:bCs/>
        </w:rPr>
        <w:br w:type="page"/>
      </w:r>
    </w:p>
    <w:p w:rsidR="000B27D8" w:rsidP="002C1543" w:rsidRDefault="000B27D8" w14:paraId="563A8492" w14:textId="6CD8BFA8">
      <w:pPr>
        <w:pStyle w:val="2"/>
        <w:jc w:val="left"/>
      </w:pPr>
      <w:r w:rsidRPr="000B27D8">
        <w:lastRenderedPageBreak/>
        <w:t>障害対策のための関連演習</w:t>
      </w:r>
    </w:p>
    <w:p w:rsidRPr="00581FA7" w:rsidR="00581FA7" w:rsidP="00581FA7" w:rsidRDefault="00581FA7" w14:paraId="2C8B70FC" w14:textId="06838F61">
      <w:r>
        <w:rPr>
          <w:noProof/>
        </w:rPr>
        <w:drawing>
          <wp:inline distT="0" distB="0" distL="0" distR="0" wp14:anchorId="00203869" wp14:editId="38E8F57F">
            <wp:extent cx="5759450" cy="3239770"/>
            <wp:effectExtent l="0" t="0" r="0" b="0"/>
            <wp:docPr id="1229596133"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96133" name=""/>
                    <pic:cNvPicPr/>
                  </pic:nvPicPr>
                  <pic:blipFill>
                    <a:blip r:embed="rId31">
                      <a:grayscl/>
                      <a:extLst>
                        <a:ext uri="{96DAC541-7B7A-43D3-8B79-37D633B846F1}">
                          <asvg:svgBlip xmlns:asvg="http://schemas.microsoft.com/office/drawing/2016/SVG/main" r:embed="rId32"/>
                        </a:ext>
                      </a:extLst>
                    </a:blip>
                    <a:stretch>
                      <a:fillRect/>
                    </a:stretch>
                  </pic:blipFill>
                  <pic:spPr>
                    <a:xfrm>
                      <a:off x="0" y="0"/>
                      <a:ext cx="5759450" cy="3239770"/>
                    </a:xfrm>
                    <a:prstGeom prst="rect">
                      <a:avLst/>
                    </a:prstGeom>
                  </pic:spPr>
                </pic:pic>
              </a:graphicData>
            </a:graphic>
          </wp:inline>
        </w:drawing>
      </w:r>
    </w:p>
    <w:p w:rsidRPr="007209A0" w:rsidR="00200F46" w:rsidP="0066289B" w:rsidRDefault="00200F46" w14:paraId="1E96BBB6" w14:textId="77777777">
      <w:pPr>
        <w:jc w:val="left"/>
      </w:pPr>
      <w:r w:rsidRPr="0059034E">
        <w:t>スライド</w:t>
      </w:r>
      <w:r>
        <w:rPr>
          <w:rFonts w:hint="eastAsia"/>
        </w:rPr>
        <w:t>4-5</w:t>
      </w:r>
      <w:r w:rsidRPr="0059034E">
        <w:t>:</w:t>
      </w:r>
      <w:r w:rsidRPr="007209A0">
        <w:t>障害対策のための関連演習</w:t>
      </w:r>
    </w:p>
    <w:p w:rsidR="00200F46" w:rsidP="0066289B" w:rsidRDefault="00200F46" w14:paraId="17ABE646" w14:textId="77777777">
      <w:pPr>
        <w:jc w:val="left"/>
      </w:pPr>
    </w:p>
    <w:p w:rsidR="00200F46" w:rsidP="0066289B" w:rsidRDefault="00200F46" w14:paraId="38ADC4E7" w14:textId="77777777">
      <w:pPr>
        <w:jc w:val="left"/>
      </w:pPr>
      <w:r>
        <w:t>※以下に</w:t>
      </w:r>
      <w:r>
        <w:rPr>
          <w:rFonts w:hint="eastAsia"/>
        </w:rPr>
        <w:t>Amazon Web Servicesのセキュリティ対策関連えの前提条件を示します。</w:t>
      </w:r>
    </w:p>
    <w:p w:rsidRPr="00985E48" w:rsidR="00200F46" w:rsidP="002C1543" w:rsidRDefault="00200F46" w14:paraId="7D67919B" w14:textId="77777777">
      <w:pPr>
        <w:pStyle w:val="af"/>
        <w:numPr>
          <w:ilvl w:val="0"/>
          <w:numId w:val="14"/>
        </w:numPr>
        <w:ind w:leftChars="0"/>
        <w:jc w:val="left"/>
      </w:pPr>
      <w:r w:rsidRPr="00985E48">
        <w:rPr>
          <w:rFonts w:hint="eastAsia"/>
        </w:rPr>
        <w:t>「</w:t>
      </w:r>
      <w:r w:rsidRPr="00985E48">
        <w:t>AWSアカウント」を作成していること。</w:t>
      </w:r>
    </w:p>
    <w:p w:rsidR="00200F46" w:rsidP="002C1543" w:rsidRDefault="00200F46" w14:paraId="0949D049" w14:textId="77777777">
      <w:pPr>
        <w:pStyle w:val="a0"/>
        <w:numPr>
          <w:ilvl w:val="0"/>
          <w:numId w:val="14"/>
        </w:numPr>
        <w:jc w:val="left"/>
      </w:pPr>
      <w:r>
        <w:rPr>
          <w:rFonts w:hint="eastAsia"/>
        </w:rPr>
        <w:t>「</w:t>
      </w:r>
      <w:r w:rsidRPr="00351E8A">
        <w:rPr>
          <w:rFonts w:hint="eastAsia"/>
        </w:rPr>
        <w:t>AWS 無料利用枠プログラム</w:t>
      </w:r>
      <w:r>
        <w:rPr>
          <w:rFonts w:hint="eastAsia"/>
        </w:rPr>
        <w:t>」が適用済みであること。</w:t>
      </w:r>
    </w:p>
    <w:p w:rsidR="00200F46" w:rsidP="002C1543" w:rsidRDefault="00200F46" w14:paraId="6FC8466D" w14:textId="77777777">
      <w:pPr>
        <w:pStyle w:val="a0"/>
        <w:numPr>
          <w:ilvl w:val="0"/>
          <w:numId w:val="14"/>
        </w:numPr>
        <w:jc w:val="left"/>
      </w:pPr>
      <w:r>
        <w:rPr>
          <w:rFonts w:hint="eastAsia"/>
        </w:rPr>
        <w:t>A</w:t>
      </w:r>
      <w:r w:rsidRPr="00351E8A">
        <w:t xml:space="preserve">mazon </w:t>
      </w:r>
      <w:r>
        <w:rPr>
          <w:rFonts w:hint="eastAsia"/>
        </w:rPr>
        <w:t>W</w:t>
      </w:r>
      <w:r w:rsidRPr="00351E8A">
        <w:t xml:space="preserve">eb </w:t>
      </w:r>
      <w:r>
        <w:rPr>
          <w:rFonts w:hint="eastAsia"/>
        </w:rPr>
        <w:t>S</w:t>
      </w:r>
      <w:r w:rsidRPr="00351E8A">
        <w:t>ervices</w:t>
      </w:r>
      <w:r>
        <w:rPr>
          <w:rFonts w:hint="eastAsia"/>
        </w:rPr>
        <w:t>のルートユーザーでの作業は推奨されていません。「第2</w:t>
      </w:r>
      <w:r w:rsidRPr="00351E8A">
        <w:t>-6</w:t>
      </w:r>
      <w:r>
        <w:rPr>
          <w:rFonts w:hint="eastAsia"/>
        </w:rPr>
        <w:t>章</w:t>
      </w:r>
      <w:r w:rsidRPr="00351E8A">
        <w:t xml:space="preserve"> IAMユーザーの作成演習</w:t>
      </w:r>
      <w:r>
        <w:rPr>
          <w:rFonts w:hint="eastAsia"/>
        </w:rPr>
        <w:t>」で作成した、IAMユーザーでの作業を推奨します。</w:t>
      </w:r>
    </w:p>
    <w:p w:rsidR="00200F46" w:rsidP="002C1543" w:rsidRDefault="00200F46" w14:paraId="7142AF7E" w14:textId="77777777">
      <w:pPr>
        <w:pStyle w:val="af"/>
        <w:numPr>
          <w:ilvl w:val="0"/>
          <w:numId w:val="14"/>
        </w:numPr>
        <w:ind w:leftChars="0"/>
        <w:jc w:val="left"/>
      </w:pPr>
      <w:r>
        <w:rPr>
          <w:rFonts w:hint="eastAsia"/>
        </w:rPr>
        <w:t xml:space="preserve">EC2インスタンスの作成と使用方法の手順は「第2-7章 </w:t>
      </w:r>
      <w:r w:rsidRPr="00690AEF">
        <w:t>Amazon Elastic Compute Cloud</w:t>
      </w:r>
      <w:r>
        <w:rPr>
          <w:rFonts w:hint="eastAsia"/>
        </w:rPr>
        <w:t>の関連演習の演習2と演習3」を参照してください。</w:t>
      </w:r>
    </w:p>
    <w:p w:rsidRPr="009C0834" w:rsidR="00200F46" w:rsidP="002C1543" w:rsidRDefault="00200F46" w14:paraId="26536432" w14:textId="77777777">
      <w:pPr>
        <w:jc w:val="left"/>
      </w:pPr>
    </w:p>
    <w:p w:rsidR="00200F46" w:rsidP="002C1543" w:rsidRDefault="00200F46" w14:paraId="68378989" w14:textId="77777777">
      <w:pPr>
        <w:ind w:left="210" w:hanging="210" w:hangingChars="100"/>
        <w:jc w:val="left"/>
      </w:pPr>
      <w:r>
        <w:t>※</w:t>
      </w:r>
      <w:r>
        <w:rPr>
          <w:rFonts w:hint="eastAsia"/>
        </w:rPr>
        <w:t>本演習の記載情報は2025年8月時点の情報です。Amazon Web Servicesはクラウドサービスのため、仕様が変更になる場合があります。</w:t>
      </w:r>
    </w:p>
    <w:p w:rsidR="00200F46" w:rsidP="002C1543" w:rsidRDefault="00200F46" w14:paraId="35A42F87" w14:textId="77777777">
      <w:pPr>
        <w:ind w:left="210" w:hanging="210" w:hangingChars="100"/>
        <w:jc w:val="left"/>
      </w:pPr>
      <w:r>
        <w:rPr>
          <w:rFonts w:hint="eastAsia"/>
        </w:rPr>
        <w:t>※Amazon Web Servicesのリソースは稼働時等に対して課金が発生するため、演習が終了したらリソースを削除することを推奨します。</w:t>
      </w:r>
    </w:p>
    <w:p w:rsidR="00200F46" w:rsidP="0066289B" w:rsidRDefault="00200F46" w14:paraId="76C010F3" w14:textId="77777777">
      <w:pPr>
        <w:widowControl/>
        <w:jc w:val="left"/>
      </w:pPr>
      <w:r>
        <w:br w:type="page"/>
      </w:r>
    </w:p>
    <w:p w:rsidRPr="00E24A19" w:rsidR="00200F46" w:rsidP="0066289B" w:rsidRDefault="00200F46" w14:paraId="41574259" w14:textId="77777777">
      <w:pPr>
        <w:pStyle w:val="af8"/>
      </w:pPr>
      <w:r w:rsidRPr="00E24A19">
        <w:lastRenderedPageBreak/>
        <w:t>演習</w:t>
      </w:r>
      <w:r>
        <w:rPr>
          <w:rFonts w:hint="eastAsia"/>
        </w:rPr>
        <w:t>1</w:t>
      </w:r>
      <w:r w:rsidRPr="00E24A19">
        <w:rPr>
          <w:rFonts w:hint="eastAsia"/>
        </w:rPr>
        <w:t xml:space="preserve"> </w:t>
      </w:r>
      <w:r w:rsidRPr="00E24A19">
        <w:t>AWS Backup</w:t>
      </w:r>
      <w:r w:rsidRPr="00E24A19">
        <w:rPr>
          <w:rFonts w:hint="eastAsia"/>
        </w:rPr>
        <w:t>の作成</w:t>
      </w:r>
    </w:p>
    <w:p w:rsidRPr="00844B3E" w:rsidR="00200F46" w:rsidP="002C1543" w:rsidRDefault="00200F46" w14:paraId="4B9924C7" w14:textId="77777777">
      <w:pPr>
        <w:pStyle w:val="a0"/>
        <w:numPr>
          <w:ilvl w:val="0"/>
          <w:numId w:val="15"/>
        </w:numPr>
        <w:jc w:val="left"/>
      </w:pPr>
      <w:r w:rsidRPr="00844B3E">
        <w:rPr>
          <w:rFonts w:hint="eastAsia"/>
        </w:rPr>
        <w:t>右上のプルダウンから</w:t>
      </w:r>
      <w:r w:rsidRPr="00844B3E">
        <w:t>[東京</w:t>
      </w:r>
      <w:r w:rsidRPr="00844B3E">
        <w:rPr>
          <w:rFonts w:hint="eastAsia"/>
        </w:rPr>
        <w:t xml:space="preserve"> </w:t>
      </w:r>
      <w:r w:rsidRPr="00844B3E">
        <w:t>ap-northeast-1]を選択し、クリックします。</w:t>
      </w:r>
    </w:p>
    <w:p w:rsidRPr="00D90F69" w:rsidR="00200F46" w:rsidP="002C1543" w:rsidRDefault="00200F46" w14:paraId="4D24B4F8" w14:textId="77777777">
      <w:pPr>
        <w:pStyle w:val="a0"/>
        <w:jc w:val="left"/>
      </w:pPr>
      <w:r w:rsidRPr="00D90F69">
        <w:rPr>
          <w:rFonts w:hint="eastAsia"/>
        </w:rPr>
        <w:t>上部検索バーから</w:t>
      </w:r>
      <w:r w:rsidRPr="00D90F69">
        <w:t>[EC2]と入力し、</w:t>
      </w:r>
      <w:r w:rsidRPr="00D90F69">
        <w:rPr>
          <w:rFonts w:hint="eastAsia"/>
        </w:rPr>
        <w:t>メニュー左側の[インスタンス</w:t>
      </w:r>
      <w:r w:rsidRPr="00D90F69">
        <w:t>]をクリックします</w:t>
      </w:r>
      <w:r w:rsidRPr="00D90F69">
        <w:rPr>
          <w:rFonts w:hint="eastAsia"/>
        </w:rPr>
        <w:t>。</w:t>
      </w:r>
    </w:p>
    <w:p w:rsidRPr="00BB474E" w:rsidR="00200F46" w:rsidP="002C1543" w:rsidRDefault="00200F46" w14:paraId="143F5D4C" w14:textId="77777777">
      <w:pPr>
        <w:pStyle w:val="a0"/>
        <w:jc w:val="left"/>
      </w:pPr>
      <w:r w:rsidRPr="00BB474E">
        <w:rPr>
          <w:rFonts w:hint="eastAsia"/>
        </w:rPr>
        <w:t>Chapter2の演習で作成したEC2インスタンス選択します。</w:t>
      </w:r>
    </w:p>
    <w:p w:rsidRPr="00613D6F" w:rsidR="00200F46" w:rsidP="002C1543" w:rsidRDefault="00200F46" w14:paraId="5DEADFDC" w14:textId="77777777">
      <w:pPr>
        <w:pStyle w:val="a0"/>
        <w:jc w:val="left"/>
      </w:pPr>
      <w:r w:rsidRPr="00613D6F">
        <w:rPr>
          <w:rFonts w:hint="eastAsia"/>
        </w:rPr>
        <w:t>真ん中下部にある[ストレージ]-[ボリュームID]を予めメモ帳などに控えておく。</w:t>
      </w:r>
    </w:p>
    <w:p w:rsidRPr="00E24A19" w:rsidR="00200F46" w:rsidP="002C1543" w:rsidRDefault="00200F46" w14:paraId="169ADE0E" w14:textId="77777777">
      <w:pPr>
        <w:pStyle w:val="a0"/>
        <w:jc w:val="left"/>
      </w:pPr>
      <w:r w:rsidRPr="00E24A19">
        <w:rPr>
          <w:rFonts w:hint="eastAsia"/>
        </w:rPr>
        <w:t>上部検索バーから</w:t>
      </w:r>
      <w:r w:rsidRPr="00E24A19">
        <w:t>[AWS Backup</w:t>
      </w:r>
      <w:r w:rsidRPr="00E24A19">
        <w:rPr>
          <w:rFonts w:hint="eastAsia"/>
        </w:rPr>
        <w:t>]</w:t>
      </w:r>
      <w:r w:rsidRPr="00E24A19">
        <w:t>と入力し</w:t>
      </w:r>
      <w:r w:rsidRPr="00E24A19">
        <w:rPr>
          <w:rFonts w:hint="eastAsia"/>
        </w:rPr>
        <w:t>クリックします。</w:t>
      </w:r>
    </w:p>
    <w:p w:rsidR="00200F46" w:rsidP="002C1543" w:rsidRDefault="00200F46" w14:paraId="4E457E7A" w14:textId="77777777">
      <w:pPr>
        <w:pStyle w:val="a0"/>
        <w:jc w:val="left"/>
      </w:pPr>
      <w:r w:rsidRPr="00844B3E">
        <w:t>メニュー左側</w:t>
      </w:r>
      <w:r w:rsidRPr="00844B3E">
        <w:rPr>
          <w:rFonts w:hint="eastAsia"/>
        </w:rPr>
        <w:t>の[</w:t>
      </w:r>
      <w:r w:rsidRPr="00844B3E">
        <w:t>ボールト</w:t>
      </w:r>
      <w:r w:rsidRPr="00844B3E">
        <w:rPr>
          <w:rFonts w:hint="eastAsia"/>
        </w:rPr>
        <w:t>]をクリックします。</w:t>
      </w:r>
    </w:p>
    <w:p w:rsidRPr="00D77E07" w:rsidR="00200F46" w:rsidP="002C1543" w:rsidRDefault="00200F46" w14:paraId="5B11DB6C" w14:textId="77777777">
      <w:pPr>
        <w:pStyle w:val="a0"/>
        <w:jc w:val="left"/>
      </w:pPr>
      <w:r w:rsidRPr="00D77E07">
        <w:rPr>
          <w:rFonts w:hint="eastAsia"/>
        </w:rPr>
        <w:t>右上の[新しいボールトを作成]</w:t>
      </w:r>
      <w:r w:rsidRPr="00D77E07">
        <w:t>をクリック</w:t>
      </w:r>
      <w:r w:rsidRPr="00D77E07">
        <w:rPr>
          <w:rFonts w:hint="eastAsia"/>
        </w:rPr>
        <w:t>します。</w:t>
      </w:r>
    </w:p>
    <w:p w:rsidRPr="00844B3E" w:rsidR="00200F46" w:rsidP="002C1543" w:rsidRDefault="00200F46" w14:paraId="571B948D" w14:textId="77777777">
      <w:pPr>
        <w:pStyle w:val="a0"/>
        <w:jc w:val="left"/>
      </w:pPr>
      <w:r w:rsidRPr="00844B3E">
        <w:rPr>
          <w:rFonts w:hint="eastAsia"/>
        </w:rPr>
        <w:t>ボールト名[</w:t>
      </w:r>
      <w:r w:rsidRPr="00E24A19">
        <w:rPr>
          <w:rFonts w:hint="eastAsia"/>
        </w:rPr>
        <w:t>practice</w:t>
      </w:r>
      <w:r w:rsidRPr="00E24A19">
        <w:t>-</w:t>
      </w:r>
      <w:r>
        <w:rPr>
          <w:rFonts w:hint="eastAsia"/>
        </w:rPr>
        <w:t>vault</w:t>
      </w:r>
      <w:r w:rsidRPr="00844B3E">
        <w:rPr>
          <w:rFonts w:hint="eastAsia"/>
        </w:rPr>
        <w:t>]-ボールトタイプ[バックアップボールト]-暗号キー[</w:t>
      </w:r>
      <w:r w:rsidRPr="00844B3E">
        <w:t>デフォルト</w:t>
      </w:r>
      <w:r w:rsidRPr="00844B3E">
        <w:rPr>
          <w:rFonts w:hint="eastAsia"/>
        </w:rPr>
        <w:t xml:space="preserve">]のように選択します。 </w:t>
      </w:r>
    </w:p>
    <w:p w:rsidR="00200F46" w:rsidP="002C1543" w:rsidRDefault="00200F46" w14:paraId="581EC8A7" w14:textId="77777777">
      <w:pPr>
        <w:pStyle w:val="a0"/>
        <w:jc w:val="left"/>
      </w:pPr>
      <w:r w:rsidRPr="00E24A19">
        <w:rPr>
          <w:rFonts w:hint="eastAsia"/>
        </w:rPr>
        <w:t>右下の[ボールトを作成]をクリックします。</w:t>
      </w:r>
    </w:p>
    <w:p w:rsidRPr="00E24A19" w:rsidR="00200F46" w:rsidP="002C1543" w:rsidRDefault="00200F46" w14:paraId="300489EF" w14:textId="4CE13161">
      <w:pPr>
        <w:pStyle w:val="a0"/>
        <w:jc w:val="left"/>
      </w:pPr>
      <w:r>
        <w:t>“</w:t>
      </w:r>
      <w:r w:rsidRPr="009910DD">
        <w:t>バックアップボールト practice-vault は正常に作成されました。</w:t>
      </w:r>
      <w:r>
        <w:t>”</w:t>
      </w:r>
      <w:r>
        <w:rPr>
          <w:rFonts w:hint="eastAsia"/>
        </w:rPr>
        <w:t>が表示されることを確認します。</w:t>
      </w:r>
    </w:p>
    <w:p w:rsidRPr="00035371" w:rsidR="00200F46" w:rsidP="002C1543" w:rsidRDefault="00200F46" w14:paraId="392C5271" w14:textId="77777777">
      <w:pPr>
        <w:pStyle w:val="a0"/>
        <w:jc w:val="left"/>
      </w:pPr>
      <w:r w:rsidRPr="00035371">
        <w:rPr>
          <w:rFonts w:hint="eastAsia"/>
        </w:rPr>
        <w:t>左メニューから[マイアカウント]-[</w:t>
      </w:r>
      <w:r w:rsidRPr="00035371">
        <w:t>バックアッププラン</w:t>
      </w:r>
      <w:r w:rsidRPr="00035371">
        <w:rPr>
          <w:rFonts w:hint="eastAsia"/>
        </w:rPr>
        <w:t>]</w:t>
      </w:r>
      <w:r w:rsidRPr="00035371">
        <w:t>をクリック</w:t>
      </w:r>
      <w:r w:rsidRPr="00035371">
        <w:rPr>
          <w:rFonts w:hint="eastAsia"/>
        </w:rPr>
        <w:t>します。</w:t>
      </w:r>
    </w:p>
    <w:p w:rsidRPr="00E24A19" w:rsidR="00200F46" w:rsidP="002C1543" w:rsidRDefault="00200F46" w14:paraId="746390DD" w14:textId="77777777">
      <w:pPr>
        <w:pStyle w:val="a0"/>
        <w:jc w:val="left"/>
      </w:pPr>
      <w:r w:rsidRPr="00E24A19">
        <w:rPr>
          <w:rFonts w:hint="eastAsia"/>
        </w:rPr>
        <w:t>[</w:t>
      </w:r>
      <w:r w:rsidRPr="00E24A19">
        <w:t>バックアッププランを作成</w:t>
      </w:r>
      <w:r w:rsidRPr="00E24A19">
        <w:rPr>
          <w:rFonts w:hint="eastAsia"/>
        </w:rPr>
        <w:t>]</w:t>
      </w:r>
      <w:r w:rsidRPr="00E24A19">
        <w:t>をクリック</w:t>
      </w:r>
      <w:r w:rsidRPr="00E24A19">
        <w:rPr>
          <w:rFonts w:hint="eastAsia"/>
        </w:rPr>
        <w:t>します。</w:t>
      </w:r>
    </w:p>
    <w:p w:rsidR="00200F46" w:rsidP="002C1543" w:rsidRDefault="00200F46" w14:paraId="2AB969FE" w14:textId="77777777">
      <w:pPr>
        <w:pStyle w:val="a0"/>
        <w:jc w:val="left"/>
      </w:pPr>
      <w:r w:rsidRPr="00CB7615">
        <w:rPr>
          <w:rFonts w:hint="eastAsia"/>
        </w:rPr>
        <w:t>起動オプション</w:t>
      </w:r>
      <w:r>
        <w:rPr>
          <w:rFonts w:hint="eastAsia"/>
        </w:rPr>
        <w:t>の</w:t>
      </w:r>
      <w:r w:rsidRPr="00E24A19">
        <w:rPr>
          <w:rFonts w:hint="eastAsia"/>
        </w:rPr>
        <w:t>バックアッププランのオプション[新しいプランを立てる]</w:t>
      </w:r>
      <w:r>
        <w:rPr>
          <w:rFonts w:hint="eastAsia"/>
        </w:rPr>
        <w:t>をクリックし、</w:t>
      </w:r>
      <w:r w:rsidRPr="00E24A19">
        <w:rPr>
          <w:rFonts w:hint="eastAsia"/>
        </w:rPr>
        <w:t>バックアッププラン名[</w:t>
      </w:r>
      <w:r w:rsidRPr="00E24A19">
        <w:t>backup-plan-test</w:t>
      </w:r>
      <w:r w:rsidRPr="00E24A19">
        <w:rPr>
          <w:rFonts w:hint="eastAsia"/>
        </w:rPr>
        <w:t>]</w:t>
      </w:r>
      <w:r>
        <w:rPr>
          <w:rFonts w:hint="eastAsia"/>
        </w:rPr>
        <w:t>を記入します。</w:t>
      </w:r>
    </w:p>
    <w:p w:rsidR="00200F46" w:rsidP="002C1543" w:rsidRDefault="00200F46" w14:paraId="26240AEB" w14:textId="77777777">
      <w:pPr>
        <w:pStyle w:val="a0"/>
        <w:jc w:val="left"/>
      </w:pPr>
      <w:r w:rsidRPr="00E16D89">
        <w:rPr>
          <w:rFonts w:hint="eastAsia"/>
        </w:rPr>
        <w:t>バックアップルールの設定</w:t>
      </w:r>
      <w:r>
        <w:rPr>
          <w:rFonts w:hint="eastAsia"/>
        </w:rPr>
        <w:t>の</w:t>
      </w:r>
      <w:r w:rsidRPr="00E24A19">
        <w:t>バックアップルール</w:t>
      </w:r>
      <w:r w:rsidRPr="00E24A19">
        <w:rPr>
          <w:rFonts w:hint="eastAsia"/>
        </w:rPr>
        <w:t>名[test]-バックアップボールト[Default]-バックアップ頻度[毎</w:t>
      </w:r>
      <w:r w:rsidRPr="00E24A19">
        <w:t>日</w:t>
      </w:r>
      <w:r w:rsidRPr="00E24A19">
        <w:rPr>
          <w:rFonts w:hint="eastAsia"/>
        </w:rPr>
        <w:t>]</w:t>
      </w:r>
      <w:r>
        <w:rPr>
          <w:rFonts w:hint="eastAsia"/>
        </w:rPr>
        <w:t>をクリックします。</w:t>
      </w:r>
    </w:p>
    <w:p w:rsidR="002C1543" w:rsidP="002C1543" w:rsidRDefault="00200F46" w14:paraId="77EFFD49" w14:textId="77777777">
      <w:pPr>
        <w:pStyle w:val="a0"/>
        <w:jc w:val="left"/>
      </w:pPr>
      <w:r>
        <w:rPr>
          <w:rFonts w:hint="eastAsia"/>
        </w:rPr>
        <w:t>バックアップ期間の</w:t>
      </w:r>
      <w:r w:rsidRPr="00E24A19">
        <w:rPr>
          <w:rFonts w:hint="eastAsia"/>
        </w:rPr>
        <w:t>開始時間[</w:t>
      </w:r>
      <w:r>
        <w:rPr>
          <w:rFonts w:hint="eastAsia"/>
        </w:rPr>
        <w:t>9:00</w:t>
      </w:r>
      <w:r w:rsidRPr="00E24A19">
        <w:rPr>
          <w:rFonts w:hint="eastAsia"/>
        </w:rPr>
        <w:t>]-</w:t>
      </w:r>
      <w:r>
        <w:rPr>
          <w:rFonts w:hint="eastAsia"/>
        </w:rPr>
        <w:t>[Asia/Tokyo(UTS+09:00)]-</w:t>
      </w:r>
      <w:r w:rsidRPr="00E24A19">
        <w:rPr>
          <w:rFonts w:hint="eastAsia"/>
        </w:rPr>
        <w:t>次の時間以内に開始</w:t>
      </w:r>
    </w:p>
    <w:p w:rsidR="00200F46" w:rsidP="002C1543" w:rsidRDefault="00200F46" w14:paraId="1F88A9C5" w14:textId="36D080F5">
      <w:pPr>
        <w:pStyle w:val="a0"/>
        <w:numPr>
          <w:ilvl w:val="0"/>
          <w:numId w:val="0"/>
        </w:numPr>
        <w:ind w:left="440"/>
        <w:jc w:val="left"/>
      </w:pPr>
      <w:r w:rsidRPr="00E24A19">
        <w:rPr>
          <w:rFonts w:hint="eastAsia"/>
        </w:rPr>
        <w:t>[</w:t>
      </w:r>
      <w:r>
        <w:rPr>
          <w:rFonts w:hint="eastAsia"/>
        </w:rPr>
        <w:t>1</w:t>
      </w:r>
      <w:r w:rsidRPr="00E24A19">
        <w:rPr>
          <w:rFonts w:hint="eastAsia"/>
        </w:rPr>
        <w:t>時間]-次の時間以内に完了[2時間]-合計保持時間[1日数]にて設定をします。</w:t>
      </w:r>
    </w:p>
    <w:p w:rsidRPr="00E24A19" w:rsidR="00200F46" w:rsidP="002C1543" w:rsidRDefault="00200F46" w14:paraId="58E5A3CF" w14:textId="77777777">
      <w:pPr>
        <w:pStyle w:val="a0"/>
        <w:jc w:val="left"/>
      </w:pPr>
      <w:r>
        <w:rPr>
          <w:rFonts w:hint="eastAsia"/>
        </w:rPr>
        <w:t>コピー先にコピーリージョンのリージョン[アジアパシフィック(東京)]-</w:t>
      </w:r>
      <w:r>
        <w:t>送信先ボールト</w:t>
      </w:r>
      <w:r>
        <w:rPr>
          <w:rFonts w:hint="eastAsia"/>
        </w:rPr>
        <w:t>[Default]</w:t>
      </w:r>
      <w:r>
        <w:t>をクリック</w:t>
      </w:r>
      <w:r>
        <w:rPr>
          <w:rFonts w:hint="eastAsia"/>
        </w:rPr>
        <w:t>します。</w:t>
      </w:r>
    </w:p>
    <w:p w:rsidR="00200F46" w:rsidP="002C1543" w:rsidRDefault="00200F46" w14:paraId="7CCA33B5" w14:textId="77777777">
      <w:pPr>
        <w:pStyle w:val="a0"/>
        <w:jc w:val="left"/>
      </w:pPr>
      <w:r>
        <w:rPr>
          <w:rFonts w:hint="eastAsia"/>
        </w:rPr>
        <w:t>右下の</w:t>
      </w:r>
      <w:r w:rsidRPr="00E24A19">
        <w:rPr>
          <w:rFonts w:hint="eastAsia"/>
        </w:rPr>
        <w:t>[</w:t>
      </w:r>
      <w:r w:rsidRPr="00E24A19">
        <w:t>プランを作成</w:t>
      </w:r>
      <w:r w:rsidRPr="00E24A19">
        <w:rPr>
          <w:rFonts w:hint="eastAsia"/>
        </w:rPr>
        <w:t>]をクリックします。</w:t>
      </w:r>
    </w:p>
    <w:p w:rsidR="00200F46" w:rsidP="002C1543" w:rsidRDefault="00200F46" w14:paraId="742E9C17" w14:textId="77777777">
      <w:pPr>
        <w:pStyle w:val="a0"/>
        <w:jc w:val="left"/>
      </w:pPr>
      <w:r>
        <w:t>“</w:t>
      </w:r>
      <w:r w:rsidRPr="00DA323A">
        <w:t>バックアッププラン「back-up-plan-test」の作成に成功しました。</w:t>
      </w:r>
      <w:r>
        <w:t>”</w:t>
      </w:r>
      <w:r>
        <w:rPr>
          <w:rFonts w:hint="eastAsia"/>
        </w:rPr>
        <w:t>が表示されたことを確認します。</w:t>
      </w:r>
    </w:p>
    <w:p w:rsidRPr="00E24A19" w:rsidR="00200F46" w:rsidP="002C1543" w:rsidRDefault="00200F46" w14:paraId="3B270994" w14:textId="77777777">
      <w:pPr>
        <w:pStyle w:val="a0"/>
        <w:jc w:val="left"/>
      </w:pPr>
      <w:r>
        <w:rPr>
          <w:rFonts w:hint="eastAsia"/>
        </w:rPr>
        <w:t>リソース割り当て名[test-resource]-IAMロール[デフォルトのロール]-[すべてのリソースタイプを含める]をクリックします。</w:t>
      </w:r>
    </w:p>
    <w:p w:rsidR="00200F46" w:rsidP="002C1543" w:rsidRDefault="00200F46" w14:paraId="63A749E8" w14:textId="77777777">
      <w:pPr>
        <w:pStyle w:val="a0"/>
        <w:jc w:val="left"/>
      </w:pPr>
      <w:r>
        <w:rPr>
          <w:rFonts w:hint="eastAsia"/>
        </w:rPr>
        <w:t>右下の[</w:t>
      </w:r>
      <w:r w:rsidRPr="00E24A19">
        <w:t>リソースを割り当て</w:t>
      </w:r>
      <w:r>
        <w:rPr>
          <w:rFonts w:hint="eastAsia"/>
        </w:rPr>
        <w:t>る]</w:t>
      </w:r>
      <w:r w:rsidRPr="00E24A19">
        <w:t>を</w:t>
      </w:r>
      <w:r>
        <w:rPr>
          <w:rFonts w:hint="eastAsia"/>
        </w:rPr>
        <w:t>選択し[続行]をクリックします。</w:t>
      </w:r>
    </w:p>
    <w:p w:rsidR="00200F46" w:rsidP="002C1543" w:rsidRDefault="00200F46" w14:paraId="23CB2CA3" w14:textId="77777777">
      <w:pPr>
        <w:pStyle w:val="a0"/>
        <w:jc w:val="left"/>
      </w:pPr>
      <w:r>
        <w:rPr>
          <w:rFonts w:hint="eastAsia"/>
        </w:rPr>
        <w:t>左メニューの[バックアッププラン]を選択し作成したバックアッププラン名があることを確認します。</w:t>
      </w:r>
    </w:p>
    <w:p w:rsidRPr="00E24A19" w:rsidR="00200F46" w:rsidP="0066289B" w:rsidRDefault="00200F46" w14:paraId="447C3D82" w14:textId="77777777">
      <w:pPr>
        <w:pStyle w:val="a0"/>
        <w:numPr>
          <w:ilvl w:val="0"/>
          <w:numId w:val="0"/>
        </w:numPr>
        <w:jc w:val="left"/>
      </w:pPr>
    </w:p>
    <w:p w:rsidRPr="00E24A19" w:rsidR="00200F46" w:rsidP="002C1543" w:rsidRDefault="00200F46" w14:paraId="6D508B53" w14:textId="77777777">
      <w:pPr>
        <w:pStyle w:val="a0"/>
        <w:numPr>
          <w:ilvl w:val="0"/>
          <w:numId w:val="0"/>
        </w:numPr>
        <w:ind w:firstLine="420" w:firstLineChars="200"/>
        <w:jc w:val="left"/>
      </w:pPr>
      <w:r w:rsidRPr="00E24A19">
        <w:t>以上で､｢AWS Backup</w:t>
      </w:r>
      <w:r w:rsidRPr="00E24A19">
        <w:rPr>
          <w:rFonts w:hint="eastAsia"/>
        </w:rPr>
        <w:t>の作成</w:t>
      </w:r>
      <w:r w:rsidRPr="00E24A19">
        <w:t>｣</w:t>
      </w:r>
      <w:r w:rsidRPr="5CD90717">
        <w:t>演習</w:t>
      </w:r>
      <w:r w:rsidRPr="00E24A19">
        <w:t>は終了です｡</w:t>
      </w:r>
    </w:p>
    <w:p w:rsidRPr="00200F46" w:rsidR="00505A70" w:rsidP="0066289B" w:rsidRDefault="00505A70" w14:paraId="67E0FE4B" w14:textId="77777777">
      <w:pPr>
        <w:jc w:val="left"/>
        <w:rPr>
          <w:b/>
          <w:bCs/>
        </w:rPr>
      </w:pPr>
    </w:p>
    <w:sectPr w:rsidRPr="00200F46" w:rsidR="00505A70" w:rsidSect="005949A8">
      <w:pgSz w:w="11906" w:h="16838" w:orient="portrait" w:code="9"/>
      <w:pgMar w:top="1134" w:right="1418" w:bottom="1134" w:left="1418"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comment w:initials="KK" w:author="Kojima Kenichi" w:date="2025-09-18T19:01:00Z" w:id="0">
    <w:p w:rsidR="007228F6" w:rsidP="007228F6" w:rsidRDefault="00E37AE0" w14:paraId="778E46AB" w14:textId="77777777">
      <w:pPr>
        <w:pStyle w:val="aff"/>
      </w:pPr>
      <w:r>
        <w:rPr>
          <w:rStyle w:val="afe"/>
        </w:rPr>
        <w:annotationRef/>
      </w:r>
      <w:r w:rsidR="007228F6">
        <w:t>“スライド4:章の概要"をこちらで追記しました。↓にも記載（ダブルクリック)</w:t>
      </w:r>
    </w:p>
    <w:p w:rsidR="007228F6" w:rsidP="007228F6" w:rsidRDefault="007228F6" w14:paraId="283A05A3" w14:textId="77777777">
      <w:pPr>
        <w:pStyle w:val="aff"/>
      </w:pPr>
    </w:p>
    <w:p w:rsidR="007228F6" w:rsidP="007228F6" w:rsidRDefault="007228F6" w14:paraId="364F5A4E" w14:textId="77777777">
      <w:pPr>
        <w:pStyle w:val="aff"/>
      </w:pPr>
      <w:r>
        <w:t>また、スライド4:章の概要の下には改ページをいれることになっているので、こちらも当方にて対応しました。</w:t>
      </w:r>
    </w:p>
  </w:comment>
  <w:comment w:initials="KK" w:author="Kojima Kenichi" w:date="2025-09-18T19:31:00Z" w:id="1">
    <w:p w:rsidR="002A2633" w:rsidP="002A2633" w:rsidRDefault="00D44C85" w14:paraId="37B90A48" w14:textId="77777777">
      <w:pPr>
        <w:pStyle w:val="aff"/>
      </w:pPr>
      <w:r>
        <w:rPr>
          <w:rStyle w:val="afe"/>
        </w:rPr>
        <w:annotationRef/>
      </w:r>
      <w:r w:rsidR="002A2633">
        <w:t>記載されてなかったので、追記しました。</w:t>
      </w:r>
    </w:p>
    <w:p w:rsidR="002A2633" w:rsidP="002A2633" w:rsidRDefault="002A2633" w14:paraId="200927D6" w14:textId="77777777">
      <w:pPr>
        <w:pStyle w:val="aff"/>
      </w:pPr>
      <w:r>
        <w:t>4-2、4-4も同様にスライドの下に文言を記載してください。</w:t>
      </w:r>
    </w:p>
  </w:comment>
  <w:comment w:initials="KK" w:author="Kojima Kenichi" w:date="2025-09-28T14:30:00Z" w:id="2">
    <w:p w:rsidR="00D965DC" w:rsidP="00D965DC" w:rsidRDefault="00B00EC5" w14:paraId="6B7CF02F" w14:textId="5A55A64E">
      <w:pPr>
        <w:pStyle w:val="aff"/>
      </w:pPr>
      <w:r>
        <w:rPr>
          <w:rStyle w:val="afe"/>
        </w:rPr>
        <w:annotationRef/>
      </w:r>
      <w:r w:rsidR="00D965DC">
        <w:t>■の下は1行改行不要です。</w:t>
      </w:r>
    </w:p>
    <w:p w:rsidR="00D965DC" w:rsidP="00D965DC" w:rsidRDefault="00D965DC" w14:paraId="33173B0E" w14:textId="77777777">
      <w:pPr>
        <w:pStyle w:val="aff"/>
      </w:pPr>
      <w:r>
        <w:t>本指摘はこの箇所にか記載しませんが、他の箇所も全て同じルールを適用してください。</w:t>
      </w:r>
    </w:p>
    <w:p w:rsidR="00D965DC" w:rsidP="00D965DC" w:rsidRDefault="00D965DC" w14:paraId="1D4144DB" w14:textId="77777777">
      <w:pPr>
        <w:pStyle w:val="aff"/>
      </w:pPr>
      <w:r>
        <w:t>※指摘があるところだけではなく、全ての箇所を確認お願いします。</w:t>
      </w:r>
    </w:p>
    <w:p w:rsidR="00D965DC" w:rsidP="00D965DC" w:rsidRDefault="00D965DC" w14:paraId="6BFB44F2" w14:textId="77777777">
      <w:pPr>
        <w:pStyle w:val="aff"/>
      </w:pPr>
    </w:p>
    <w:p w:rsidR="00D965DC" w:rsidP="00D965DC" w:rsidRDefault="00D965DC" w14:paraId="2190EB61" w14:textId="77777777">
      <w:pPr>
        <w:pStyle w:val="aff"/>
      </w:pPr>
      <w:r>
        <w:t>×の例：</w:t>
      </w:r>
    </w:p>
    <w:p w:rsidR="00D965DC" w:rsidP="00D965DC" w:rsidRDefault="00D965DC" w14:paraId="4FA2BEA1" w14:textId="77777777">
      <w:pPr>
        <w:pStyle w:val="aff"/>
      </w:pPr>
      <w:r>
        <w:t>1改行は不要です。</w:t>
      </w:r>
    </w:p>
    <w:p w:rsidR="00D965DC" w:rsidP="00D965DC" w:rsidRDefault="00D965DC" w14:paraId="317810E3" w14:textId="77777777">
      <w:pPr>
        <w:pStyle w:val="aff"/>
      </w:pPr>
      <w:r>
        <w:t>■リージョン</w:t>
      </w:r>
    </w:p>
    <w:p w:rsidR="00D965DC" w:rsidP="00D965DC" w:rsidRDefault="00D965DC" w14:paraId="662CAB9B" w14:textId="77777777">
      <w:pPr>
        <w:pStyle w:val="aff"/>
      </w:pPr>
    </w:p>
    <w:p w:rsidR="00D965DC" w:rsidP="00D965DC" w:rsidRDefault="00D965DC" w14:paraId="5AC03CAA" w14:textId="77777777">
      <w:pPr>
        <w:pStyle w:val="aff"/>
      </w:pPr>
      <w:r>
        <w:t xml:space="preserve"> リージョンは～</w:t>
      </w:r>
    </w:p>
    <w:p w:rsidR="00D965DC" w:rsidP="00D965DC" w:rsidRDefault="00D965DC" w14:paraId="1BE41A0E" w14:textId="77777777">
      <w:pPr>
        <w:pStyle w:val="aff"/>
      </w:pPr>
    </w:p>
    <w:p w:rsidR="00D965DC" w:rsidP="00D965DC" w:rsidRDefault="00D965DC" w14:paraId="18C84BD4" w14:textId="77777777">
      <w:pPr>
        <w:pStyle w:val="aff"/>
      </w:pPr>
      <w:r>
        <w:t>〇の例：</w:t>
      </w:r>
    </w:p>
    <w:p w:rsidR="00D965DC" w:rsidP="00D965DC" w:rsidRDefault="00D965DC" w14:paraId="5711B518" w14:textId="77777777">
      <w:pPr>
        <w:pStyle w:val="aff"/>
      </w:pPr>
      <w:r>
        <w:t>改行を空けずに記載してください。</w:t>
      </w:r>
    </w:p>
    <w:p w:rsidR="00D965DC" w:rsidP="00D965DC" w:rsidRDefault="00D965DC" w14:paraId="5D5D3295" w14:textId="77777777">
      <w:pPr>
        <w:pStyle w:val="aff"/>
      </w:pPr>
      <w:r>
        <w:t>■リージョン</w:t>
      </w:r>
    </w:p>
    <w:p w:rsidR="00D965DC" w:rsidP="00D965DC" w:rsidRDefault="00D965DC" w14:paraId="437C0498" w14:textId="77777777">
      <w:pPr>
        <w:pStyle w:val="aff"/>
      </w:pPr>
      <w:r>
        <w:t xml:space="preserve"> リージョンは～</w:t>
      </w:r>
    </w:p>
  </w:comment>
  <w:comment w:initials="KK" w:author="Kojima Kenichi" w:date="2025-09-28T14:34:00Z" w:id="3">
    <w:p w:rsidR="001054CE" w:rsidP="001054CE" w:rsidRDefault="00EA19EC" w14:paraId="62C66627" w14:textId="77777777">
      <w:pPr>
        <w:pStyle w:val="aff"/>
      </w:pPr>
      <w:r>
        <w:rPr>
          <w:rStyle w:val="afe"/>
        </w:rPr>
        <w:annotationRef/>
      </w:r>
      <w:r w:rsidR="001054CE">
        <w:t>全括弧になっているので、文章内の（）は全て半角括弧にしてください。本指摘はここのみにしかしませんが、文章全体に適用お願いします。</w:t>
      </w:r>
    </w:p>
    <w:p w:rsidR="001054CE" w:rsidP="001054CE" w:rsidRDefault="001054CE" w14:paraId="7049CE2A" w14:textId="77777777">
      <w:pPr>
        <w:pStyle w:val="aff"/>
      </w:pPr>
      <w:r>
        <w:t>置換でいっきに対応するのが早いと思います。</w:t>
      </w:r>
    </w:p>
    <w:p w:rsidR="001054CE" w:rsidP="001054CE" w:rsidRDefault="001054CE" w14:paraId="5A7725F4" w14:textId="77777777">
      <w:pPr>
        <w:pStyle w:val="aff"/>
      </w:pPr>
      <w:r>
        <w:t>※本ワードファイルの6ページにも半角、全角のルールの記載があるのでご確認ください</w:t>
      </w:r>
    </w:p>
    <w:p w:rsidR="001054CE" w:rsidP="001054CE" w:rsidRDefault="001054CE" w14:paraId="27F7F5DB" w14:textId="77777777">
      <w:pPr>
        <w:pStyle w:val="aff"/>
      </w:pPr>
    </w:p>
    <w:p w:rsidR="001054CE" w:rsidP="001054CE" w:rsidRDefault="001054CE" w14:paraId="6E9FA1D5" w14:textId="77777777">
      <w:pPr>
        <w:pStyle w:val="aff"/>
      </w:pPr>
      <w:r>
        <w:t>※指摘があるところだけではなく、全ての箇所を確認お願いします。</w:t>
      </w:r>
    </w:p>
    <w:p w:rsidR="001054CE" w:rsidP="001054CE" w:rsidRDefault="001054CE" w14:paraId="7D1048F5" w14:textId="450E96B4">
      <w:pPr>
        <w:pStyle w:val="aff"/>
      </w:pPr>
      <w:r>
        <w:rPr>
          <w:noProof/>
        </w:rPr>
        <w:drawing>
          <wp:inline distT="0" distB="0" distL="0" distR="0" wp14:anchorId="5BB83E0C" wp14:editId="691FFF30">
            <wp:extent cx="9526" cy="9526"/>
            <wp:effectExtent l="0" t="0" r="0" b="0"/>
            <wp:docPr id="522144537" name="図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9945" name="図 2066949945" descr="Image"/>
                    <pic:cNvPicPr/>
                  </pic:nvPicPr>
                  <pic:blipFill>
                    <a:blip r:embed="rId1"/>
                    <a:stretch>
                      <a:fillRect/>
                    </a:stretch>
                  </pic:blipFill>
                  <pic:spPr>
                    <a:xfrm>
                      <a:off x="0" y="0"/>
                      <a:ext cx="9526" cy="9526"/>
                    </a:xfrm>
                    <a:prstGeom prst="rect">
                      <a:avLst/>
                    </a:prstGeom>
                  </pic:spPr>
                </pic:pic>
              </a:graphicData>
            </a:graphic>
          </wp:inline>
        </w:drawing>
      </w:r>
    </w:p>
    <w:p w:rsidR="001054CE" w:rsidP="001054CE" w:rsidRDefault="001054CE" w14:paraId="74CBE473" w14:textId="77777777">
      <w:pPr>
        <w:pStyle w:val="aff"/>
      </w:pPr>
    </w:p>
    <w:p w:rsidR="001054CE" w:rsidP="001054CE" w:rsidRDefault="001054CE" w14:paraId="4D07FCF3" w14:textId="77777777">
      <w:pPr>
        <w:pStyle w:val="aff"/>
      </w:pPr>
      <w:r>
        <w:t>×の例）全角</w:t>
      </w:r>
    </w:p>
    <w:p w:rsidR="001054CE" w:rsidP="001054CE" w:rsidRDefault="001054CE" w14:paraId="467FC2C7" w14:textId="77777777">
      <w:pPr>
        <w:pStyle w:val="aff"/>
      </w:pPr>
      <w:r>
        <w:t>（東京）</w:t>
      </w:r>
    </w:p>
    <w:p w:rsidR="001054CE" w:rsidP="001054CE" w:rsidRDefault="001054CE" w14:paraId="2E603797" w14:textId="77777777">
      <w:pPr>
        <w:pStyle w:val="aff"/>
      </w:pPr>
      <w:r>
        <w:t>■アベイラビリティゾーン（AZ）</w:t>
      </w:r>
    </w:p>
    <w:p w:rsidR="001054CE" w:rsidP="001054CE" w:rsidRDefault="001054CE" w14:paraId="3C4179E4" w14:textId="77777777">
      <w:pPr>
        <w:pStyle w:val="aff"/>
      </w:pPr>
    </w:p>
    <w:p w:rsidR="001054CE" w:rsidP="001054CE" w:rsidRDefault="001054CE" w14:paraId="36EDF818" w14:textId="77777777">
      <w:pPr>
        <w:pStyle w:val="aff"/>
      </w:pPr>
      <w:r>
        <w:t>〇の例) 半角</w:t>
      </w:r>
    </w:p>
    <w:p w:rsidR="001054CE" w:rsidP="001054CE" w:rsidRDefault="001054CE" w14:paraId="62538982" w14:textId="77777777">
      <w:pPr>
        <w:pStyle w:val="aff"/>
      </w:pPr>
      <w:r>
        <w:t>(東京)</w:t>
      </w:r>
    </w:p>
    <w:p w:rsidR="001054CE" w:rsidP="001054CE" w:rsidRDefault="001054CE" w14:paraId="39CF236F" w14:textId="77777777">
      <w:pPr>
        <w:pStyle w:val="aff"/>
      </w:pPr>
      <w:r>
        <w:t>■アベイラビリティゾーン(AZ)</w:t>
      </w:r>
    </w:p>
    <w:p w:rsidR="001054CE" w:rsidP="001054CE" w:rsidRDefault="001054CE" w14:paraId="34228CE9" w14:textId="77777777">
      <w:pPr>
        <w:pStyle w:val="aff"/>
      </w:pPr>
      <w:r>
        <w:t>※文章内だけではなく、■の大項目後の()も対象です。</w:t>
      </w:r>
    </w:p>
  </w:comment>
  <w:comment w:initials="KK" w:author="Kojima Kenichi" w:date="2025-09-23T18:27:00Z" w:id="4">
    <w:p w:rsidR="0067567B" w:rsidP="0067567B" w:rsidRDefault="00145D8B" w14:paraId="3E503267" w14:textId="3FBF458E">
      <w:pPr>
        <w:pStyle w:val="aff"/>
      </w:pPr>
      <w:r>
        <w:rPr>
          <w:rStyle w:val="afe"/>
        </w:rPr>
        <w:annotationRef/>
      </w:r>
      <w:r w:rsidR="0067567B">
        <w:t>図のスライドには、下記のように図が増える度に連番を付けてください。(他のスライドには指摘事項として記載しませんがこのスライドの図だけではなく、他の図のあるスライドにも適用してください)</w:t>
      </w:r>
    </w:p>
    <w:p w:rsidR="0067567B" w:rsidP="0067567B" w:rsidRDefault="0067567B" w14:paraId="25AA6F83" w14:textId="77777777">
      <w:pPr>
        <w:pStyle w:val="aff"/>
      </w:pPr>
    </w:p>
    <w:p w:rsidR="0067567B" w:rsidP="0067567B" w:rsidRDefault="0067567B" w14:paraId="1684C31E" w14:textId="77777777">
      <w:pPr>
        <w:pStyle w:val="aff"/>
      </w:pPr>
      <w:r>
        <w:t>図4-1</w:t>
      </w:r>
    </w:p>
    <w:p w:rsidR="0067567B" w:rsidP="0067567B" w:rsidRDefault="0067567B" w14:paraId="7E3E1728" w14:textId="77777777">
      <w:pPr>
        <w:pStyle w:val="aff"/>
      </w:pPr>
      <w:r>
        <w:t>図4-2</w:t>
      </w:r>
    </w:p>
    <w:p w:rsidR="0067567B" w:rsidP="0067567B" w:rsidRDefault="0067567B" w14:paraId="70BA13CC" w14:textId="77777777">
      <w:pPr>
        <w:pStyle w:val="aff"/>
      </w:pPr>
      <w:r>
        <w:t>図4-3</w:t>
      </w:r>
    </w:p>
  </w:comment>
  <w:comment w:initials="KK" w:author="Kojima Kenichi" w:date="2025-09-18T19:19:00Z" w:id="5">
    <w:p w:rsidR="00B73B90" w:rsidP="00B73B90" w:rsidRDefault="00B73B90" w14:paraId="15ED422C" w14:textId="77777777">
      <w:pPr>
        <w:pStyle w:val="aff"/>
      </w:pPr>
      <w:r>
        <w:rPr>
          <w:rStyle w:val="afe"/>
        </w:rPr>
        <w:annotationRef/>
      </w:r>
      <w:r>
        <w:t>全角括弧になっているので、半角括弧にしてください。</w:t>
      </w:r>
    </w:p>
  </w:comment>
  <w:comment xmlns:w="http://schemas.openxmlformats.org/wordprocessingml/2006/main" w:initials="KR" w:author="Kono Riku" w:date="10/17/2025 06:45:00" w:id="6">
    <w:p xmlns:w14="http://schemas.microsoft.com/office/word/2010/wordml" w:rsidR="79690546" w:rsidRDefault="40AB5AEB" w14:paraId="6CFA5CB1" w14:textId="2DA96C29">
      <w:pPr>
        <w:pStyle w:val="CommentText"/>
      </w:pPr>
      <w:r>
        <w:rPr>
          <w:rStyle w:val="CommentReference"/>
        </w:rPr>
        <w:annotationRef/>
      </w:r>
      <w:r w:rsidRPr="2FEE49BD" w:rsidR="1AC7C0E2">
        <w:t>修正済</w:t>
      </w:r>
    </w:p>
  </w:comment>
  <w:comment w:initials="KK" w:author="Kojima Kenichi" w:date="2025-09-28T15:07:00Z" w:id="7">
    <w:p w:rsidR="0069599B" w:rsidP="0069599B" w:rsidRDefault="00D965DC" w14:paraId="76ABBD6E" w14:textId="77777777">
      <w:pPr>
        <w:pStyle w:val="aff"/>
      </w:pPr>
      <w:r>
        <w:rPr>
          <w:rStyle w:val="afe"/>
        </w:rPr>
        <w:annotationRef/>
      </w:r>
      <w:r w:rsidR="0069599B">
        <w:t>AWSはリージョンペア(Azureで使用される単語です)ではなく、"クロスリージョン"という単語を使うのでリージョンペアになっている箇所は"クロスリージョン"に変更お願いします。</w:t>
      </w:r>
    </w:p>
    <w:p w:rsidR="0069599B" w:rsidP="0069599B" w:rsidRDefault="0069599B" w14:paraId="358F10EF" w14:textId="77777777">
      <w:pPr>
        <w:pStyle w:val="aff"/>
      </w:pPr>
    </w:p>
    <w:p w:rsidR="0069599B" w:rsidP="0069599B" w:rsidRDefault="0069599B" w14:paraId="3AD80B9A" w14:textId="77777777">
      <w:pPr>
        <w:pStyle w:val="aff"/>
      </w:pPr>
      <w:r>
        <w:t>タイトル以外の文章内でもリージョンペアが使用されているので、指摘事項は大項目しがコメント残しませんが全て修正お願いいたします。、</w:t>
      </w:r>
    </w:p>
  </w:comment>
  <w:comment w:initials="KK" w:author="Kojima Kenichi" w:date="2025-09-18T19:20:00Z" w:id="8">
    <w:p w:rsidR="00F8138B" w:rsidP="00F8138B" w:rsidRDefault="00F8138B" w14:paraId="71A2AAD5" w14:textId="4FBDEE3E">
      <w:pPr>
        <w:pStyle w:val="aff"/>
      </w:pPr>
      <w:r>
        <w:rPr>
          <w:rStyle w:val="afe"/>
        </w:rPr>
        <w:annotationRef/>
      </w:r>
      <w:r>
        <w:t>半角括弧です。</w:t>
      </w:r>
    </w:p>
  </w:comment>
  <w:comment w:initials="KK" w:author="Kojima Kenichi" w:date="2025-09-18T19:20:00Z" w:id="9">
    <w:p w:rsidR="00F8138B" w:rsidP="00F8138B" w:rsidRDefault="00F8138B" w14:paraId="6F735D8B" w14:textId="77777777">
      <w:pPr>
        <w:pStyle w:val="aff"/>
      </w:pPr>
      <w:r>
        <w:rPr>
          <w:rStyle w:val="afe"/>
        </w:rPr>
        <w:annotationRef/>
      </w:r>
      <w:r>
        <w:t>半角括弧です。</w:t>
      </w:r>
    </w:p>
  </w:comment>
  <w:comment w:initials="KK" w:author="Kojima Kenichi" w:date="2025-09-28T16:28:00Z" w:id="10">
    <w:p w:rsidR="00325B82" w:rsidP="00325B82" w:rsidRDefault="00325B82" w14:paraId="1BF5D99A" w14:textId="77777777">
      <w:pPr>
        <w:pStyle w:val="aff"/>
      </w:pPr>
      <w:r>
        <w:rPr>
          <w:rStyle w:val="afe"/>
        </w:rPr>
        <w:annotationRef/>
      </w:r>
      <w:r>
        <w:t>“サービスを継続可能です。"より</w:t>
      </w:r>
    </w:p>
    <w:p w:rsidR="00325B82" w:rsidP="00325B82" w:rsidRDefault="00325B82" w14:paraId="41A9BB5E" w14:textId="77777777">
      <w:pPr>
        <w:pStyle w:val="aff"/>
      </w:pPr>
    </w:p>
    <w:p w:rsidR="00325B82" w:rsidP="00325B82" w:rsidRDefault="00325B82" w14:paraId="62FC2BC2" w14:textId="77777777">
      <w:pPr>
        <w:pStyle w:val="aff"/>
      </w:pPr>
      <w:r>
        <w:t>"サービスの継続が可能です。"の言い回しの方がいいと思うので修正いただけますでしょうか。</w:t>
      </w:r>
    </w:p>
  </w:comment>
  <w:comment w:initials="KK" w:author="Kojima Kenichi" w:date="2025-09-28T16:52:00Z" w:id="14">
    <w:p w:rsidR="00B76946" w:rsidP="00B76946" w:rsidRDefault="00B76946" w14:paraId="06F71D50" w14:textId="77777777">
      <w:pPr>
        <w:pStyle w:val="aff"/>
      </w:pPr>
      <w:r>
        <w:rPr>
          <w:rStyle w:val="afe"/>
        </w:rPr>
        <w:annotationRef/>
      </w:r>
      <w:r>
        <w:t>改ページを当方にて行いました。</w:t>
      </w:r>
    </w:p>
  </w:comment>
  <w:comment w:initials="KK" w:author="Kojima Kenichi" w:date="2025-09-28T15:05:00Z" w:id="15">
    <w:p w:rsidR="006A449F" w:rsidP="006A449F" w:rsidRDefault="00D965DC" w14:paraId="3C7A0A43" w14:textId="77777777">
      <w:pPr>
        <w:pStyle w:val="aff"/>
      </w:pPr>
      <w:r>
        <w:rPr>
          <w:rStyle w:val="afe"/>
        </w:rPr>
        <w:annotationRef/>
      </w:r>
      <w:r w:rsidR="006A449F">
        <w:t>スペース不要です。</w:t>
      </w:r>
    </w:p>
    <w:p w:rsidR="006A449F" w:rsidP="006A449F" w:rsidRDefault="006A449F" w14:paraId="1A6AFB8E" w14:textId="77777777">
      <w:pPr>
        <w:pStyle w:val="aff"/>
      </w:pPr>
      <w:r>
        <w:t>他の箇所も指摘は書きませんが確認して、同様に修正お願いします。※本指摘はここにしか記載しないですが、他の箇所も全て確認～修正お願いします</w:t>
      </w:r>
    </w:p>
  </w:comment>
  <w:comment w:initials="KK" w:author="Kojima Kenichi" w:date="2025-09-18T19:49:00Z" w:id="16">
    <w:p w:rsidR="005633B9" w:rsidP="005633B9" w:rsidRDefault="005633B9" w14:paraId="6C580EAB" w14:textId="647BB85B">
      <w:pPr>
        <w:pStyle w:val="aff"/>
      </w:pPr>
      <w:r>
        <w:rPr>
          <w:rStyle w:val="afe"/>
        </w:rPr>
        <w:annotationRef/>
      </w:r>
      <w:r>
        <w:t>半角括弧</w:t>
      </w:r>
    </w:p>
  </w:comment>
  <w:comment w:initials="KK" w:author="Kojima Kenichi" w:date="2025-09-18T19:23:00Z" w:id="17">
    <w:p w:rsidR="00905FBC" w:rsidP="00905FBC" w:rsidRDefault="00905FBC" w14:paraId="10E2FDE5" w14:textId="795D82A7">
      <w:pPr>
        <w:pStyle w:val="aff"/>
      </w:pPr>
      <w:r>
        <w:rPr>
          <w:rStyle w:val="afe"/>
        </w:rPr>
        <w:annotationRef/>
      </w:r>
      <w:r>
        <w:t>括弧は半角にしてください</w:t>
      </w:r>
    </w:p>
  </w:comment>
  <w:comment w:initials="KK" w:author="Kojima Kenichi" w:date="2025-09-18T19:24:00Z" w:id="19">
    <w:p w:rsidR="00905FBC" w:rsidP="00905FBC" w:rsidRDefault="00905FBC" w14:paraId="21940CA5" w14:textId="77777777">
      <w:pPr>
        <w:pStyle w:val="aff"/>
      </w:pPr>
      <w:r>
        <w:rPr>
          <w:rStyle w:val="afe"/>
        </w:rPr>
        <w:annotationRef/>
      </w:r>
      <w:r>
        <w:t>半角括弧です。</w:t>
      </w:r>
    </w:p>
  </w:comment>
  <w:comment xmlns:w="http://schemas.openxmlformats.org/wordprocessingml/2006/main" w:initials="KR" w:author="Kono Riku" w:date="10/17/2025 07:18:00" w:id="18">
    <w:p xmlns:w14="http://schemas.microsoft.com/office/word/2010/wordml" w:rsidR="206DEFB5" w:rsidRDefault="0213237E" w14:paraId="5E7ACD1F" w14:textId="7AF554B1">
      <w:pPr>
        <w:pStyle w:val="CommentText"/>
      </w:pPr>
      <w:r>
        <w:rPr>
          <w:rStyle w:val="CommentReference"/>
        </w:rPr>
        <w:annotationRef/>
      </w:r>
      <w:r w:rsidRPr="44B4E7F1" w:rsidR="7803E243">
        <w:t>修正済</w:t>
      </w:r>
    </w:p>
  </w:comment>
  <w:comment w:initials="KK" w:author="Kojima Kenichi" w:date="2025-09-18T19:24:00Z" w:id="20">
    <w:p w:rsidR="00905FBC" w:rsidP="00905FBC" w:rsidRDefault="00905FBC" w14:paraId="5B871616" w14:textId="77777777">
      <w:pPr>
        <w:pStyle w:val="aff"/>
      </w:pPr>
      <w:r>
        <w:rPr>
          <w:rStyle w:val="afe"/>
        </w:rPr>
        <w:annotationRef/>
      </w:r>
      <w:r>
        <w:t>半角括弧です。</w:t>
      </w:r>
    </w:p>
  </w:comment>
  <w:comment w:initials="KK" w:author="Kojima Kenichi" w:date="2025-09-18T19:55:00Z" w:id="21">
    <w:p w:rsidR="0067567B" w:rsidP="0067567B" w:rsidRDefault="00EE57E8" w14:paraId="07B75880" w14:textId="77777777">
      <w:pPr>
        <w:pStyle w:val="aff"/>
      </w:pPr>
      <w:r>
        <w:rPr>
          <w:rStyle w:val="afe"/>
        </w:rPr>
        <w:annotationRef/>
      </w:r>
      <w:r w:rsidR="0067567B">
        <w:t>スラッシュの前後にスペースがあるため、削除してください。↓にも記載</w:t>
      </w:r>
    </w:p>
    <w:p w:rsidR="0067567B" w:rsidP="0067567B" w:rsidRDefault="0067567B" w14:paraId="1FCAD5C8" w14:textId="77777777">
      <w:pPr>
        <w:pStyle w:val="aff"/>
      </w:pPr>
    </w:p>
    <w:p w:rsidR="0067567B" w:rsidP="0067567B" w:rsidRDefault="0067567B" w14:paraId="6E2493BB" w14:textId="77777777">
      <w:pPr>
        <w:pStyle w:val="aff"/>
      </w:pPr>
      <w:r>
        <w:t>強調したい場合は、半角のシングルクォーテーションやダブルクォーテーションの対になる記号(‘’や“”)を使用してください。</w:t>
      </w:r>
    </w:p>
  </w:comment>
  <w:comment w:initials="KK" w:author="Kojima Kenichi" w:date="2025-09-18T19:56:00Z" w:id="22">
    <w:p w:rsidR="00EE57E8" w:rsidP="00EE57E8" w:rsidRDefault="00EE57E8" w14:paraId="6EF9928E" w14:textId="73261A48">
      <w:pPr>
        <w:pStyle w:val="aff"/>
      </w:pPr>
      <w:r>
        <w:rPr>
          <w:rStyle w:val="afe"/>
        </w:rPr>
        <w:annotationRef/>
      </w:r>
      <w:r>
        <w:t>左記の指摘の同様</w:t>
      </w:r>
    </w:p>
  </w:comment>
  <w:comment w:initials="KK" w:author="Kojima Kenichi" w:date="2025-09-28T16:45:00Z" w:id="23">
    <w:p w:rsidR="00B15256" w:rsidP="00B15256" w:rsidRDefault="00B15256" w14:paraId="5714D856" w14:textId="77777777">
      <w:pPr>
        <w:pStyle w:val="aff"/>
      </w:pPr>
      <w:r>
        <w:rPr>
          <w:rStyle w:val="afe"/>
        </w:rPr>
        <w:annotationRef/>
      </w:r>
      <w:r>
        <w:t>図4-1と同じく、太字にしてください。</w:t>
      </w:r>
    </w:p>
    <w:p w:rsidR="00B15256" w:rsidP="00B15256" w:rsidRDefault="00B15256" w14:paraId="27CE96D0" w14:textId="77777777">
      <w:pPr>
        <w:pStyle w:val="aff"/>
      </w:pPr>
      <w:r>
        <w:t>※他の図にも同じく適用お願いします。</w:t>
      </w:r>
    </w:p>
  </w:comment>
  <w:comment w:initials="KK" w:author="Kojima Kenichi" w:date="2025-09-28T16:46:00Z" w:id="25">
    <w:p w:rsidR="00B15256" w:rsidP="00B15256" w:rsidRDefault="00B15256" w14:paraId="136B22C8" w14:textId="77777777">
      <w:pPr>
        <w:pStyle w:val="aff"/>
      </w:pPr>
      <w:r>
        <w:rPr>
          <w:rStyle w:val="afe"/>
        </w:rPr>
        <w:annotationRef/>
      </w:r>
      <w:r>
        <w:t>項目が新しくなるので、改ページを当方にてしました。</w:t>
      </w:r>
    </w:p>
  </w:comment>
  <w:comment w:initials="KK" w:author="Kojima Kenichi" w:date="2025-09-18T19:26:00Z" w:id="26">
    <w:p w:rsidR="00905FBC" w:rsidP="00905FBC" w:rsidRDefault="00905FBC" w14:paraId="1E729579" w14:textId="4F720B2E">
      <w:pPr>
        <w:pStyle w:val="aff"/>
      </w:pPr>
      <w:r>
        <w:rPr>
          <w:rStyle w:val="afe"/>
        </w:rPr>
        <w:annotationRef/>
      </w:r>
      <w:r>
        <w:t>スペース不要</w:t>
      </w:r>
    </w:p>
  </w:comment>
  <w:comment w:initials="KK" w:author="Kojima Kenichi" w:date="2025-09-18T19:26:00Z" w:id="27">
    <w:p w:rsidR="0067567B" w:rsidP="0067567B" w:rsidRDefault="00905FBC" w14:paraId="34AA0CFE" w14:textId="77777777">
      <w:pPr>
        <w:pStyle w:val="aff"/>
      </w:pPr>
      <w:r>
        <w:rPr>
          <w:rStyle w:val="afe"/>
        </w:rPr>
        <w:annotationRef/>
      </w:r>
      <w:r w:rsidR="0067567B">
        <w:t>箇条書きにしてしまっているので、ホーム⇒スタイルからプルダウンを押⇒リスト(同じバージョンのワードを使用してたら一番上の左から2つ目にあると思います)を選択してください。</w:t>
      </w:r>
    </w:p>
  </w:comment>
  <w:comment w:initials="KK" w:author="Kojima Kenichi" w:date="2025-09-18T19:28:00Z" w:id="31">
    <w:p w:rsidR="00905FBC" w:rsidP="00905FBC" w:rsidRDefault="00905FBC" w14:paraId="5EF356BF" w14:textId="143F645D">
      <w:pPr>
        <w:pStyle w:val="aff"/>
      </w:pPr>
      <w:r>
        <w:rPr>
          <w:rStyle w:val="afe"/>
        </w:rPr>
        <w:annotationRef/>
      </w:r>
      <w:r>
        <w:t>スペース不要</w:t>
      </w:r>
    </w:p>
  </w:comment>
  <w:comment w:initials="KK" w:author="Kojima Kenichi" w:date="2025-09-18T19:28:00Z" w:id="32">
    <w:p w:rsidR="00905FBC" w:rsidP="00905FBC" w:rsidRDefault="00905FBC" w14:paraId="715B5C93" w14:textId="77777777">
      <w:pPr>
        <w:pStyle w:val="aff"/>
      </w:pPr>
      <w:r>
        <w:rPr>
          <w:rStyle w:val="afe"/>
        </w:rPr>
        <w:annotationRef/>
      </w:r>
      <w:r>
        <w:t>半角括弧です。</w:t>
      </w:r>
    </w:p>
  </w:comment>
  <w:comment w:initials="KK" w:author="Kojima Kenichi" w:date="2025-09-28T16:53:00Z" w:id="30">
    <w:p w:rsidR="00A02346" w:rsidP="00A02346" w:rsidRDefault="00A02346" w14:paraId="7EC4517E" w14:textId="77777777">
      <w:pPr>
        <w:pStyle w:val="aff"/>
      </w:pPr>
      <w:r>
        <w:rPr>
          <w:rStyle w:val="afe"/>
        </w:rPr>
        <w:annotationRef/>
      </w:r>
      <w:r>
        <w:t>改ページを当方にて行いました。</w:t>
      </w:r>
    </w:p>
  </w:comment>
  <w:comment w:initials="KK" w:author="Kojima Kenichi" w:date="2025-09-18T19:28:00Z" w:id="33">
    <w:p w:rsidR="00D44C85" w:rsidP="00D44C85" w:rsidRDefault="00D44C85" w14:paraId="6089D5CA" w14:textId="22D55E82">
      <w:pPr>
        <w:pStyle w:val="aff"/>
      </w:pPr>
      <w:r>
        <w:rPr>
          <w:rStyle w:val="afe"/>
        </w:rPr>
        <w:annotationRef/>
      </w:r>
      <w:r>
        <w:t>半角括弧です。</w:t>
      </w:r>
    </w:p>
  </w:comment>
  <w:comment w:initials="KK" w:author="Kojima Kenichi" w:date="2025-09-18T19:28:00Z" w:id="34">
    <w:p w:rsidR="00D44C85" w:rsidP="00D44C85" w:rsidRDefault="00D44C85" w14:paraId="5AA15E23" w14:textId="77777777">
      <w:pPr>
        <w:pStyle w:val="aff"/>
      </w:pPr>
      <w:r>
        <w:rPr>
          <w:rStyle w:val="afe"/>
        </w:rPr>
        <w:annotationRef/>
      </w:r>
      <w:r>
        <w:t>半角括弧です。</w:t>
      </w:r>
    </w:p>
  </w:comment>
  <w:comment w:initials="KK" w:author="Kojima Kenichi" w:date="2025-09-18T19:36:00Z" w:id="35">
    <w:p w:rsidR="00834D17" w:rsidP="00834D17" w:rsidRDefault="00834D17" w14:paraId="19FEFF03" w14:textId="77777777">
      <w:pPr>
        <w:pStyle w:val="aff"/>
      </w:pPr>
      <w:r>
        <w:rPr>
          <w:rStyle w:val="afe"/>
        </w:rPr>
        <w:annotationRef/>
      </w:r>
      <w:r>
        <w:t>スペース不要</w:t>
      </w:r>
    </w:p>
  </w:comment>
</w:comments>
</file>

<file path=word/commentsExtended.xml><?xml version="1.0" encoding="utf-8"?>
<w15:commentsEx xmlns:mc="http://schemas.openxmlformats.org/markup-compatibility/2006" xmlns:w15="http://schemas.microsoft.com/office/word/2012/wordml" mc:Ignorable="w15">
  <w15:commentEx w15:done="0" w15:paraId="364F5A4E"/>
  <w15:commentEx w15:done="0" w15:paraId="200927D6"/>
  <w15:commentEx w15:done="0" w15:paraId="437C0498"/>
  <w15:commentEx w15:done="0" w15:paraId="34228CE9"/>
  <w15:commentEx w15:done="0" w15:paraId="70BA13CC"/>
  <w15:commentEx w15:done="0" w15:paraId="15ED422C"/>
  <w15:commentEx w15:done="0" w15:paraId="6CFA5CB1"/>
  <w15:commentEx w15:done="0" w15:paraId="3AD80B9A"/>
  <w15:commentEx w15:done="0" w15:paraId="71A2AAD5"/>
  <w15:commentEx w15:done="0" w15:paraId="6F735D8B"/>
  <w15:commentEx w15:done="0" w15:paraId="62FC2BC2"/>
  <w15:commentEx w15:done="0" w15:paraId="06F71D50"/>
  <w15:commentEx w15:done="0" w15:paraId="1A6AFB8E"/>
  <w15:commentEx w15:done="0" w15:paraId="6C580EAB"/>
  <w15:commentEx w15:done="0" w15:paraId="10E2FDE5"/>
  <w15:commentEx w15:done="0" w15:paraId="21940CA5"/>
  <w15:commentEx w15:done="0" w15:paraId="5E7ACD1F"/>
  <w15:commentEx w15:done="0" w15:paraId="5B871616"/>
  <w15:commentEx w15:done="0" w15:paraId="6E2493BB"/>
  <w15:commentEx w15:done="0" w15:paraId="6EF9928E"/>
  <w15:commentEx w15:done="0" w15:paraId="27CE96D0"/>
  <w15:commentEx w15:done="0" w15:paraId="136B22C8"/>
  <w15:commentEx w15:done="0" w15:paraId="1E729579"/>
  <w15:commentEx w15:done="0" w15:paraId="34AA0CFE"/>
  <w15:commentEx w15:done="0" w15:paraId="5EF356BF"/>
  <w15:commentEx w15:done="0" w15:paraId="715B5C93"/>
  <w15:commentEx w15:done="0" w15:paraId="7EC4517E"/>
  <w15:commentEx w15:done="0" w15:paraId="6089D5CA"/>
  <w15:commentEx w15:done="0" w15:paraId="5AA15E23"/>
  <w15:commentEx w15:done="0" w15:paraId="19FEFF0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D2CD630" w16cex:dateUtc="2025-09-18T10:01:00Z">
    <w16cex:extLst>
      <w16:ext w16:uri="{CE6994B0-6A32-4C9F-8C6B-6E91EDA988CE}">
        <cr:reactions xmlns:cr="http://schemas.microsoft.com/office/comments/2020/reactions">
          <cr:reaction reactionType="1">
            <cr:reactionInfo dateUtc="2025-09-24T11:36:28Z">
              <cr:user userId="4b607c703b9b3d43" userProvider="Windows Live" userName="大 玉"/>
            </cr:reactionInfo>
          </cr:reaction>
        </cr:reactions>
      </w16:ext>
    </w16cex:extLst>
  </w16cex:commentExtensible>
  <w16cex:commentExtensible w16cex:durableId="41BAA459" w16cex:dateUtc="2025-09-18T10:31:00Z">
    <w16cex:extLst>
      <w16:ext w16:uri="{CE6994B0-6A32-4C9F-8C6B-6E91EDA988CE}">
        <cr:reactions xmlns:cr="http://schemas.microsoft.com/office/comments/2020/reactions">
          <cr:reaction reactionType="1">
            <cr:reactionInfo dateUtc="2025-09-25T07:06:45Z">
              <cr:user userId="4b607c703b9b3d43" userProvider="Windows Live" userName="大 玉"/>
            </cr:reactionInfo>
          </cr:reaction>
        </cr:reactions>
      </w16:ext>
    </w16cex:extLst>
  </w16cex:commentExtensible>
  <w16cex:commentExtensible w16cex:durableId="568A1ACA" w16cex:dateUtc="2025-09-28T05:30:00Z">
    <w16cex:extLst>
      <w16:ext w16:uri="{CE6994B0-6A32-4C9F-8C6B-6E91EDA988CE}">
        <cr:reactions xmlns:cr="http://schemas.microsoft.com/office/comments/2020/reactions">
          <cr:reaction reactionType="1">
            <cr:reactionInfo dateUtc="2025-09-30T09:49:38Z">
              <cr:user userId="4b607c703b9b3d43" userProvider="Windows Live" userName="大 玉"/>
            </cr:reactionInfo>
          </cr:reaction>
        </cr:reactions>
      </w16:ext>
    </w16cex:extLst>
  </w16cex:commentExtensible>
  <w16cex:commentExtensible w16cex:durableId="5701FF43" w16cex:dateUtc="2025-09-28T05:34:00Z"/>
  <w16cex:commentExtensible w16cex:durableId="3CAB3ABF" w16cex:dateUtc="2025-09-23T09:27:00Z">
    <w16cex:extLst>
      <w16:ext w16:uri="{CE6994B0-6A32-4C9F-8C6B-6E91EDA988CE}">
        <cr:reactions xmlns:cr="http://schemas.microsoft.com/office/comments/2020/reactions">
          <cr:reaction reactionType="1">
            <cr:reactionInfo dateUtc="2025-09-25T07:06:52Z">
              <cr:user userId="4b607c703b9b3d43" userProvider="Windows Live" userName="大 玉"/>
            </cr:reactionInfo>
          </cr:reaction>
        </cr:reactions>
      </w16:ext>
    </w16cex:extLst>
  </w16cex:commentExtensible>
  <w16cex:commentExtensible w16cex:durableId="4E1172A0" w16cex:dateUtc="2025-09-18T10:19:00Z">
    <w16cex:extLst>
      <w16:ext w16:uri="{CE6994B0-6A32-4C9F-8C6B-6E91EDA988CE}">
        <cr:reactions xmlns:cr="http://schemas.microsoft.com/office/comments/2020/reactions">
          <cr:reaction reactionType="1">
            <cr:reactionInfo dateUtc="2025-09-24T11:39:05Z">
              <cr:user userId="4b607c703b9b3d43" userProvider="Windows Live" userName="大 玉"/>
            </cr:reactionInfo>
          </cr:reaction>
        </cr:reactions>
      </w16:ext>
    </w16cex:extLst>
  </w16cex:commentExtensible>
  <w16cex:commentExtensible w16cex:durableId="01CE0608" w16cex:dateUtc="2025-09-28T06:07:00Z">
    <w16cex:extLst>
      <w16:ext w16:uri="{CE6994B0-6A32-4C9F-8C6B-6E91EDA988CE}">
        <cr:reactions xmlns:cr="http://schemas.microsoft.com/office/comments/2020/reactions">
          <cr:reaction reactionType="1">
            <cr:reactionInfo dateUtc="2025-09-30T09:49:47Z">
              <cr:user userId="4b607c703b9b3d43" userProvider="Windows Live" userName="大 玉"/>
            </cr:reactionInfo>
          </cr:reaction>
        </cr:reactions>
      </w16:ext>
    </w16cex:extLst>
  </w16cex:commentExtensible>
  <w16cex:commentExtensible w16cex:durableId="4BD7A2EA" w16cex:dateUtc="2025-09-18T10:20:00Z">
    <w16cex:extLst>
      <w16:ext w16:uri="{CE6994B0-6A32-4C9F-8C6B-6E91EDA988CE}">
        <cr:reactions xmlns:cr="http://schemas.microsoft.com/office/comments/2020/reactions">
          <cr:reaction reactionType="1">
            <cr:reactionInfo dateUtc="2025-09-24T11:40:42Z">
              <cr:user userId="4b607c703b9b3d43" userProvider="Windows Live" userName="大 玉"/>
            </cr:reactionInfo>
          </cr:reaction>
        </cr:reactions>
      </w16:ext>
    </w16cex:extLst>
  </w16cex:commentExtensible>
  <w16cex:commentExtensible w16cex:durableId="625CB007" w16cex:dateUtc="2025-09-18T10:20:00Z">
    <w16cex:extLst>
      <w16:ext w16:uri="{CE6994B0-6A32-4C9F-8C6B-6E91EDA988CE}">
        <cr:reactions xmlns:cr="http://schemas.microsoft.com/office/comments/2020/reactions">
          <cr:reaction reactionType="1">
            <cr:reactionInfo dateUtc="2025-09-24T11:40:45Z">
              <cr:user userId="4b607c703b9b3d43" userProvider="Windows Live" userName="大 玉"/>
            </cr:reactionInfo>
          </cr:reaction>
        </cr:reactions>
      </w16:ext>
    </w16cex:extLst>
  </w16cex:commentExtensible>
  <w16cex:commentExtensible w16cex:durableId="6DEF15B6" w16cex:dateUtc="2025-09-28T07:28:00Z">
    <w16cex:extLst>
      <w16:ext w16:uri="{CE6994B0-6A32-4C9F-8C6B-6E91EDA988CE}">
        <cr:reactions xmlns:cr="http://schemas.microsoft.com/office/comments/2020/reactions">
          <cr:reaction reactionType="1">
            <cr:reactionInfo dateUtc="2025-09-30T09:50:05Z">
              <cr:user userId="4b607c703b9b3d43" userProvider="Windows Live" userName="大 玉"/>
            </cr:reactionInfo>
          </cr:reaction>
        </cr:reactions>
      </w16:ext>
    </w16cex:extLst>
  </w16cex:commentExtensible>
  <w16cex:commentExtensible w16cex:durableId="28158B6D" w16cex:dateUtc="2025-09-28T07:52:00Z">
    <w16cex:extLst>
      <w16:ext w16:uri="{CE6994B0-6A32-4C9F-8C6B-6E91EDA988CE}">
        <cr:reactions xmlns:cr="http://schemas.microsoft.com/office/comments/2020/reactions">
          <cr:reaction reactionType="1">
            <cr:reactionInfo dateUtc="2025-09-30T09:50:10Z">
              <cr:user userId="4b607c703b9b3d43" userProvider="Windows Live" userName="大 玉"/>
            </cr:reactionInfo>
          </cr:reaction>
        </cr:reactions>
      </w16:ext>
    </w16cex:extLst>
  </w16cex:commentExtensible>
  <w16cex:commentExtensible w16cex:durableId="301C3073" w16cex:dateUtc="2025-09-28T06:05:00Z">
    <w16cex:extLst>
      <w16:ext w16:uri="{CE6994B0-6A32-4C9F-8C6B-6E91EDA988CE}">
        <cr:reactions xmlns:cr="http://schemas.microsoft.com/office/comments/2020/reactions">
          <cr:reaction reactionType="1">
            <cr:reactionInfo dateUtc="2025-09-30T09:50:17Z">
              <cr:user userId="4b607c703b9b3d43" userProvider="Windows Live" userName="大 玉"/>
            </cr:reactionInfo>
          </cr:reaction>
        </cr:reactions>
      </w16:ext>
    </w16cex:extLst>
  </w16cex:commentExtensible>
  <w16cex:commentExtensible w16cex:durableId="7BDD7544" w16cex:dateUtc="2025-09-18T10:49:00Z">
    <w16cex:extLst>
      <w16:ext w16:uri="{CE6994B0-6A32-4C9F-8C6B-6E91EDA988CE}">
        <cr:reactions xmlns:cr="http://schemas.microsoft.com/office/comments/2020/reactions">
          <cr:reaction reactionType="1">
            <cr:reactionInfo dateUtc="2025-09-24T11:41:44Z">
              <cr:user userId="4b607c703b9b3d43" userProvider="Windows Live" userName="大 玉"/>
            </cr:reactionInfo>
          </cr:reaction>
        </cr:reactions>
      </w16:ext>
    </w16cex:extLst>
  </w16cex:commentExtensible>
  <w16cex:commentExtensible w16cex:durableId="0C70FF1C" w16cex:dateUtc="2025-09-18T10:23:00Z">
    <w16cex:extLst>
      <w16:ext w16:uri="{CE6994B0-6A32-4C9F-8C6B-6E91EDA988CE}">
        <cr:reactions xmlns:cr="http://schemas.microsoft.com/office/comments/2020/reactions">
          <cr:reaction reactionType="1">
            <cr:reactionInfo dateUtc="2025-09-24T11:42:06Z">
              <cr:user userId="4b607c703b9b3d43" userProvider="Windows Live" userName="大 玉"/>
            </cr:reactionInfo>
          </cr:reaction>
        </cr:reactions>
      </w16:ext>
    </w16cex:extLst>
  </w16cex:commentExtensible>
  <w16cex:commentExtensible w16cex:durableId="738FD27C" w16cex:dateUtc="2025-09-18T10:24:00Z">
    <w16cex:extLst>
      <w16:ext w16:uri="{CE6994B0-6A32-4C9F-8C6B-6E91EDA988CE}">
        <cr:reactions xmlns:cr="http://schemas.microsoft.com/office/comments/2020/reactions">
          <cr:reaction reactionType="1">
            <cr:reactionInfo dateUtc="2025-09-24T11:42:21Z">
              <cr:user userId="4b607c703b9b3d43" userProvider="Windows Live" userName="大 玉"/>
            </cr:reactionInfo>
          </cr:reaction>
        </cr:reactions>
      </w16:ext>
    </w16cex:extLst>
  </w16cex:commentExtensible>
  <w16cex:commentExtensible w16cex:durableId="0F759D71" w16cex:dateUtc="2025-10-17T05:18:00Z"/>
  <w16cex:commentExtensible w16cex:durableId="516EE703" w16cex:dateUtc="2025-09-18T10:24:00Z">
    <w16cex:extLst>
      <w16:ext w16:uri="{CE6994B0-6A32-4C9F-8C6B-6E91EDA988CE}">
        <cr:reactions xmlns:cr="http://schemas.microsoft.com/office/comments/2020/reactions">
          <cr:reaction reactionType="1">
            <cr:reactionInfo dateUtc="2025-09-24T11:42:45Z">
              <cr:user userId="4b607c703b9b3d43" userProvider="Windows Live" userName="大 玉"/>
            </cr:reactionInfo>
          </cr:reaction>
        </cr:reactions>
      </w16:ext>
    </w16cex:extLst>
  </w16cex:commentExtensible>
  <w16cex:commentExtensible w16cex:durableId="3E9E9528" w16cex:dateUtc="2025-09-18T10:55:00Z">
    <w16cex:extLst>
      <w16:ext w16:uri="{CE6994B0-6A32-4C9F-8C6B-6E91EDA988CE}">
        <cr:reactions xmlns:cr="http://schemas.microsoft.com/office/comments/2020/reactions">
          <cr:reaction reactionType="1">
            <cr:reactionInfo dateUtc="2025-09-24T11:44:08Z">
              <cr:user userId="4b607c703b9b3d43" userProvider="Windows Live" userName="大 玉"/>
            </cr:reactionInfo>
          </cr:reaction>
        </cr:reactions>
      </w16:ext>
    </w16cex:extLst>
  </w16cex:commentExtensible>
  <w16cex:commentExtensible w16cex:durableId="7522A60E" w16cex:dateUtc="2025-09-18T10:56:00Z">
    <w16cex:extLst>
      <w16:ext w16:uri="{CE6994B0-6A32-4C9F-8C6B-6E91EDA988CE}">
        <cr:reactions xmlns:cr="http://schemas.microsoft.com/office/comments/2020/reactions">
          <cr:reaction reactionType="1">
            <cr:reactionInfo dateUtc="2025-09-24T11:44:06Z">
              <cr:user userId="4b607c703b9b3d43" userProvider="Windows Live" userName="大 玉"/>
            </cr:reactionInfo>
          </cr:reaction>
        </cr:reactions>
      </w16:ext>
    </w16cex:extLst>
  </w16cex:commentExtensible>
  <w16cex:commentExtensible w16cex:durableId="4310E574" w16cex:dateUtc="2025-09-28T07:45:00Z">
    <w16cex:extLst>
      <w16:ext w16:uri="{CE6994B0-6A32-4C9F-8C6B-6E91EDA988CE}">
        <cr:reactions xmlns:cr="http://schemas.microsoft.com/office/comments/2020/reactions">
          <cr:reaction reactionType="1">
            <cr:reactionInfo dateUtc="2025-09-30T09:50:22Z">
              <cr:user userId="4b607c703b9b3d43" userProvider="Windows Live" userName="大 玉"/>
            </cr:reactionInfo>
          </cr:reaction>
        </cr:reactions>
      </w16:ext>
    </w16cex:extLst>
  </w16cex:commentExtensible>
  <w16cex:commentExtensible w16cex:durableId="47CE9A14" w16cex:dateUtc="2025-09-28T07:46:00Z">
    <w16cex:extLst>
      <w16:ext w16:uri="{CE6994B0-6A32-4C9F-8C6B-6E91EDA988CE}">
        <cr:reactions xmlns:cr="http://schemas.microsoft.com/office/comments/2020/reactions">
          <cr:reaction reactionType="1">
            <cr:reactionInfo dateUtc="2025-09-30T09:50:28Z">
              <cr:user userId="4b607c703b9b3d43" userProvider="Windows Live" userName="大 玉"/>
            </cr:reactionInfo>
          </cr:reaction>
        </cr:reactions>
      </w16:ext>
    </w16cex:extLst>
  </w16cex:commentExtensible>
  <w16cex:commentExtensible w16cex:durableId="11A6940F" w16cex:dateUtc="2025-09-18T10:26:00Z">
    <w16cex:extLst>
      <w16:ext w16:uri="{CE6994B0-6A32-4C9F-8C6B-6E91EDA988CE}">
        <cr:reactions xmlns:cr="http://schemas.microsoft.com/office/comments/2020/reactions">
          <cr:reaction reactionType="1">
            <cr:reactionInfo dateUtc="2025-09-24T11:44:40Z">
              <cr:user userId="4b607c703b9b3d43" userProvider="Windows Live" userName="大 玉"/>
            </cr:reactionInfo>
          </cr:reaction>
        </cr:reactions>
      </w16:ext>
    </w16cex:extLst>
  </w16cex:commentExtensible>
  <w16cex:commentExtensible w16cex:durableId="2F2AD2E7" w16cex:dateUtc="2025-09-18T10:26:00Z">
    <w16cex:extLst>
      <w16:ext w16:uri="{CE6994B0-6A32-4C9F-8C6B-6E91EDA988CE}">
        <cr:reactions xmlns:cr="http://schemas.microsoft.com/office/comments/2020/reactions">
          <cr:reaction reactionType="1">
            <cr:reactionInfo dateUtc="2025-09-24T11:46:32Z">
              <cr:user userId="4b607c703b9b3d43" userProvider="Windows Live" userName="大 玉"/>
            </cr:reactionInfo>
          </cr:reaction>
        </cr:reactions>
      </w16:ext>
    </w16cex:extLst>
  </w16cex:commentExtensible>
  <w16cex:commentExtensible w16cex:durableId="2B23AE16" w16cex:dateUtc="2025-09-18T10:28:00Z">
    <w16cex:extLst>
      <w16:ext w16:uri="{CE6994B0-6A32-4C9F-8C6B-6E91EDA988CE}">
        <cr:reactions xmlns:cr="http://schemas.microsoft.com/office/comments/2020/reactions">
          <cr:reaction reactionType="1">
            <cr:reactionInfo dateUtc="2025-09-24T11:47:08Z">
              <cr:user userId="4b607c703b9b3d43" userProvider="Windows Live" userName="大 玉"/>
            </cr:reactionInfo>
          </cr:reaction>
        </cr:reactions>
      </w16:ext>
    </w16cex:extLst>
  </w16cex:commentExtensible>
  <w16cex:commentExtensible w16cex:durableId="5C66036F" w16cex:dateUtc="2025-09-18T10:28:00Z">
    <w16cex:extLst>
      <w16:ext w16:uri="{CE6994B0-6A32-4C9F-8C6B-6E91EDA988CE}">
        <cr:reactions xmlns:cr="http://schemas.microsoft.com/office/comments/2020/reactions">
          <cr:reaction reactionType="1">
            <cr:reactionInfo dateUtc="2025-09-24T11:47:19Z">
              <cr:user userId="4b607c703b9b3d43" userProvider="Windows Live" userName="大 玉"/>
            </cr:reactionInfo>
          </cr:reaction>
        </cr:reactions>
      </w16:ext>
    </w16cex:extLst>
  </w16cex:commentExtensible>
  <w16cex:commentExtensible w16cex:durableId="3A96367A" w16cex:dateUtc="2025-09-28T07:53:00Z">
    <w16cex:extLst>
      <w16:ext w16:uri="{CE6994B0-6A32-4C9F-8C6B-6E91EDA988CE}">
        <cr:reactions xmlns:cr="http://schemas.microsoft.com/office/comments/2020/reactions">
          <cr:reaction reactionType="1">
            <cr:reactionInfo dateUtc="2025-09-30T09:50:38Z">
              <cr:user userId="4b607c703b9b3d43" userProvider="Windows Live" userName="大 玉"/>
            </cr:reactionInfo>
          </cr:reaction>
        </cr:reactions>
      </w16:ext>
    </w16cex:extLst>
  </w16cex:commentExtensible>
  <w16cex:commentExtensible w16cex:durableId="3AFF3C96" w16cex:dateUtc="2025-09-18T10:28:00Z">
    <w16cex:extLst>
      <w16:ext w16:uri="{CE6994B0-6A32-4C9F-8C6B-6E91EDA988CE}">
        <cr:reactions xmlns:cr="http://schemas.microsoft.com/office/comments/2020/reactions">
          <cr:reaction reactionType="1">
            <cr:reactionInfo dateUtc="2025-09-24T11:47:33Z">
              <cr:user userId="4b607c703b9b3d43" userProvider="Windows Live" userName="大 玉"/>
            </cr:reactionInfo>
          </cr:reaction>
        </cr:reactions>
      </w16:ext>
    </w16cex:extLst>
  </w16cex:commentExtensible>
  <w16cex:commentExtensible w16cex:durableId="7B4918CF" w16cex:dateUtc="2025-09-18T10:28:00Z">
    <w16cex:extLst>
      <w16:ext w16:uri="{CE6994B0-6A32-4C9F-8C6B-6E91EDA988CE}">
        <cr:reactions xmlns:cr="http://schemas.microsoft.com/office/comments/2020/reactions">
          <cr:reaction reactionType="1">
            <cr:reactionInfo dateUtc="2025-09-24T11:47:46Z">
              <cr:user userId="4b607c703b9b3d43" userProvider="Windows Live" userName="大 玉"/>
            </cr:reactionInfo>
          </cr:reaction>
        </cr:reactions>
      </w16:ext>
    </w16cex:extLst>
  </w16cex:commentExtensible>
  <w16cex:commentExtensible w16cex:durableId="7F3A5526" w16cex:dateUtc="2025-09-18T10:36:00Z">
    <w16cex:extLst>
      <w16:ext w16:uri="{CE6994B0-6A32-4C9F-8C6B-6E91EDA988CE}">
        <cr:reactions xmlns:cr="http://schemas.microsoft.com/office/comments/2020/reactions">
          <cr:reaction reactionType="1">
            <cr:reactionInfo dateUtc="2025-09-24T11:47:54Z">
              <cr:user userId="4b607c703b9b3d43" userProvider="Windows Live" userName="大 玉"/>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64F5A4E" w16cid:durableId="6D2CD630"/>
  <w16cid:commentId w16cid:paraId="200927D6" w16cid:durableId="41BAA459"/>
  <w16cid:commentId w16cid:paraId="437C0498" w16cid:durableId="568A1ACA"/>
  <w16cid:commentId w16cid:paraId="34228CE9" w16cid:durableId="5701FF43"/>
  <w16cid:commentId w16cid:paraId="70BA13CC" w16cid:durableId="3CAB3ABF"/>
  <w16cid:commentId w16cid:paraId="15ED422C" w16cid:durableId="4E1172A0"/>
  <w16cid:commentId w16cid:paraId="6CFA5CB1" w16cid:durableId="2C9CC717"/>
  <w16cid:commentId w16cid:paraId="3AD80B9A" w16cid:durableId="01CE0608"/>
  <w16cid:commentId w16cid:paraId="71A2AAD5" w16cid:durableId="4BD7A2EA"/>
  <w16cid:commentId w16cid:paraId="6F735D8B" w16cid:durableId="625CB007"/>
  <w16cid:commentId w16cid:paraId="62FC2BC2" w16cid:durableId="6DEF15B6"/>
  <w16cid:commentId w16cid:paraId="06F71D50" w16cid:durableId="28158B6D"/>
  <w16cid:commentId w16cid:paraId="1A6AFB8E" w16cid:durableId="301C3073"/>
  <w16cid:commentId w16cid:paraId="6C580EAB" w16cid:durableId="7BDD7544"/>
  <w16cid:commentId w16cid:paraId="10E2FDE5" w16cid:durableId="0C70FF1C"/>
  <w16cid:commentId w16cid:paraId="21940CA5" w16cid:durableId="738FD27C"/>
  <w16cid:commentId w16cid:paraId="5E7ACD1F" w16cid:durableId="0F759D71"/>
  <w16cid:commentId w16cid:paraId="5B871616" w16cid:durableId="516EE703"/>
  <w16cid:commentId w16cid:paraId="6E2493BB" w16cid:durableId="3E9E9528"/>
  <w16cid:commentId w16cid:paraId="6EF9928E" w16cid:durableId="7522A60E"/>
  <w16cid:commentId w16cid:paraId="27CE96D0" w16cid:durableId="4310E574"/>
  <w16cid:commentId w16cid:paraId="136B22C8" w16cid:durableId="47CE9A14"/>
  <w16cid:commentId w16cid:paraId="1E729579" w16cid:durableId="11A6940F"/>
  <w16cid:commentId w16cid:paraId="34AA0CFE" w16cid:durableId="2F2AD2E7"/>
  <w16cid:commentId w16cid:paraId="5EF356BF" w16cid:durableId="2B23AE16"/>
  <w16cid:commentId w16cid:paraId="715B5C93" w16cid:durableId="5C66036F"/>
  <w16cid:commentId w16cid:paraId="7EC4517E" w16cid:durableId="3A96367A"/>
  <w16cid:commentId w16cid:paraId="6089D5CA" w16cid:durableId="3AFF3C96"/>
  <w16cid:commentId w16cid:paraId="5AA15E23" w16cid:durableId="7B4918CF"/>
  <w16cid:commentId w16cid:paraId="19FEFF03" w16cid:durableId="7F3A55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7DBA" w:rsidP="008908FE" w:rsidRDefault="00257DBA" w14:paraId="5D81A361" w14:textId="77777777">
      <w:r>
        <w:separator/>
      </w:r>
    </w:p>
  </w:endnote>
  <w:endnote w:type="continuationSeparator" w:id="0">
    <w:p w:rsidR="00257DBA" w:rsidP="008908FE" w:rsidRDefault="00257DBA" w14:paraId="41E8E208" w14:textId="77777777">
      <w:r>
        <w:continuationSeparator/>
      </w:r>
    </w:p>
  </w:endnote>
  <w:endnote w:type="continuationNotice" w:id="1">
    <w:p w:rsidR="00257DBA" w:rsidRDefault="00257DBA" w14:paraId="531B0F6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7DBA" w:rsidP="008908FE" w:rsidRDefault="00257DBA" w14:paraId="222FA0EA" w14:textId="77777777">
      <w:r>
        <w:separator/>
      </w:r>
    </w:p>
  </w:footnote>
  <w:footnote w:type="continuationSeparator" w:id="0">
    <w:p w:rsidR="00257DBA" w:rsidP="008908FE" w:rsidRDefault="00257DBA" w14:paraId="76B990D0" w14:textId="77777777">
      <w:r>
        <w:continuationSeparator/>
      </w:r>
    </w:p>
  </w:footnote>
  <w:footnote w:type="continuationNotice" w:id="1">
    <w:p w:rsidR="00257DBA" w:rsidRDefault="00257DBA" w14:paraId="30A813CB"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E34"/>
    <w:multiLevelType w:val="hybridMultilevel"/>
    <w:tmpl w:val="A8402C70"/>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116F014E"/>
    <w:multiLevelType w:val="hybridMultilevel"/>
    <w:tmpl w:val="3C34F8C2"/>
    <w:lvl w:ilvl="0" w:tplc="A17EF91C">
      <w:start w:val="1"/>
      <w:numFmt w:val="bullet"/>
      <w:pStyle w:val="a"/>
      <w:suff w:val="space"/>
      <w:lvlText w:val=""/>
      <w:lvlJc w:val="left"/>
      <w:pPr>
        <w:ind w:left="113" w:hanging="113"/>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2" w15:restartNumberingAfterBreak="0">
    <w:nsid w:val="1B2E7306"/>
    <w:multiLevelType w:val="hybridMultilevel"/>
    <w:tmpl w:val="FB6277E6"/>
    <w:lvl w:ilvl="0" w:tplc="0409000F">
      <w:start w:val="1"/>
      <w:numFmt w:val="decimal"/>
      <w:lvlText w:val="%1."/>
      <w:lvlJc w:val="left"/>
      <w:pPr>
        <w:ind w:left="0" w:hanging="440"/>
      </w:pPr>
    </w:lvl>
    <w:lvl w:ilvl="1" w:tplc="04090017" w:tentative="1">
      <w:start w:val="1"/>
      <w:numFmt w:val="aiueoFullWidth"/>
      <w:lvlText w:val="(%2)"/>
      <w:lvlJc w:val="left"/>
      <w:pPr>
        <w:ind w:left="440" w:hanging="440"/>
      </w:pPr>
    </w:lvl>
    <w:lvl w:ilvl="2" w:tplc="04090011" w:tentative="1">
      <w:start w:val="1"/>
      <w:numFmt w:val="decimalEnclosedCircle"/>
      <w:lvlText w:val="%3"/>
      <w:lvlJc w:val="left"/>
      <w:pPr>
        <w:ind w:left="880" w:hanging="440"/>
      </w:pPr>
    </w:lvl>
    <w:lvl w:ilvl="3" w:tplc="0409000F" w:tentative="1">
      <w:start w:val="1"/>
      <w:numFmt w:val="decimal"/>
      <w:lvlText w:val="%4."/>
      <w:lvlJc w:val="left"/>
      <w:pPr>
        <w:ind w:left="1320" w:hanging="440"/>
      </w:pPr>
    </w:lvl>
    <w:lvl w:ilvl="4" w:tplc="04090017" w:tentative="1">
      <w:start w:val="1"/>
      <w:numFmt w:val="aiueoFullWidth"/>
      <w:lvlText w:val="(%5)"/>
      <w:lvlJc w:val="left"/>
      <w:pPr>
        <w:ind w:left="1760" w:hanging="440"/>
      </w:pPr>
    </w:lvl>
    <w:lvl w:ilvl="5" w:tplc="04090011" w:tentative="1">
      <w:start w:val="1"/>
      <w:numFmt w:val="decimalEnclosedCircle"/>
      <w:lvlText w:val="%6"/>
      <w:lvlJc w:val="left"/>
      <w:pPr>
        <w:ind w:left="2200" w:hanging="440"/>
      </w:pPr>
    </w:lvl>
    <w:lvl w:ilvl="6" w:tplc="0409000F" w:tentative="1">
      <w:start w:val="1"/>
      <w:numFmt w:val="decimal"/>
      <w:lvlText w:val="%7."/>
      <w:lvlJc w:val="left"/>
      <w:pPr>
        <w:ind w:left="2640" w:hanging="440"/>
      </w:pPr>
    </w:lvl>
    <w:lvl w:ilvl="7" w:tplc="04090017" w:tentative="1">
      <w:start w:val="1"/>
      <w:numFmt w:val="aiueoFullWidth"/>
      <w:lvlText w:val="(%8)"/>
      <w:lvlJc w:val="left"/>
      <w:pPr>
        <w:ind w:left="3080" w:hanging="440"/>
      </w:pPr>
    </w:lvl>
    <w:lvl w:ilvl="8" w:tplc="04090011" w:tentative="1">
      <w:start w:val="1"/>
      <w:numFmt w:val="decimalEnclosedCircle"/>
      <w:lvlText w:val="%9"/>
      <w:lvlJc w:val="left"/>
      <w:pPr>
        <w:ind w:left="3520" w:hanging="440"/>
      </w:pPr>
    </w:lvl>
  </w:abstractNum>
  <w:abstractNum w:abstractNumId="3" w15:restartNumberingAfterBreak="0">
    <w:nsid w:val="1F0B176B"/>
    <w:multiLevelType w:val="multilevel"/>
    <w:tmpl w:val="1D48B95C"/>
    <w:styleLink w:val="1"/>
    <w:lvl w:ilvl="0">
      <w:start w:val="1"/>
      <w:numFmt w:val="decimal"/>
      <w:suff w:val="space"/>
      <w:lvlText w:val="Chapter%1"/>
      <w:lvlJc w:val="left"/>
      <w:pPr>
        <w:ind w:left="425" w:hanging="425"/>
      </w:pPr>
      <w:rPr>
        <w:rFonts w:hint="eastAsia" w:ascii="ＭＳ 明朝" w:hAnsi="ＭＳ 明朝" w:eastAsia="ＭＳ 明朝" w:cs="ＭＳ 明朝"/>
        <w:b/>
        <w:bCs/>
        <w:sz w:val="28"/>
        <w:szCs w:val="28"/>
      </w:rPr>
    </w:lvl>
    <w:lvl w:ilvl="1">
      <w:start w:val="1"/>
      <w:numFmt w:val="decimal"/>
      <w:suff w:val="space"/>
      <w:lvlText w:val="%1-%2"/>
      <w:lvlJc w:val="left"/>
      <w:pPr>
        <w:ind w:left="992" w:hanging="992"/>
      </w:pPr>
      <w:rPr>
        <w:rFonts w:hint="eastAsia" w:ascii="ＭＳ 明朝" w:hAnsi="ＭＳ 明朝" w:eastAsia="ＭＳ 明朝" w:cs="ＭＳ 明朝"/>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39F3377"/>
    <w:multiLevelType w:val="hybridMultilevel"/>
    <w:tmpl w:val="1F964114"/>
    <w:lvl w:ilvl="0" w:tplc="F6BA0694">
      <w:start w:val="1"/>
      <w:numFmt w:val="decimal"/>
      <w:pStyle w:val="a0"/>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2B455FB"/>
    <w:multiLevelType w:val="multilevel"/>
    <w:tmpl w:val="D9EA9204"/>
    <w:lvl w:ilvl="0">
      <w:start w:val="4"/>
      <w:numFmt w:val="decimal"/>
      <w:pStyle w:val="10"/>
      <w:suff w:val="space"/>
      <w:lvlText w:val="Chapter%1"/>
      <w:lvlJc w:val="left"/>
      <w:pPr>
        <w:ind w:left="425" w:hanging="425"/>
      </w:pPr>
      <w:rPr>
        <w:rFonts w:hint="eastAsia" w:ascii="ＭＳ 明朝" w:hAnsi="ＭＳ 明朝" w:eastAsia="ＭＳ 明朝" w:cs="ＭＳ 明朝"/>
        <w:b/>
        <w:bCs/>
        <w:sz w:val="28"/>
        <w:szCs w:val="28"/>
      </w:rPr>
    </w:lvl>
    <w:lvl w:ilvl="1">
      <w:start w:val="1"/>
      <w:numFmt w:val="decimal"/>
      <w:pStyle w:val="2"/>
      <w:suff w:val="space"/>
      <w:lvlText w:val="%1-%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F3460C5"/>
    <w:multiLevelType w:val="hybridMultilevel"/>
    <w:tmpl w:val="F2A68556"/>
    <w:lvl w:ilvl="0" w:tplc="AF4C6FFC">
      <w:start w:val="1"/>
      <w:numFmt w:val="bullet"/>
      <w:pStyle w:val="a1"/>
      <w:suff w:val="space"/>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7" w15:restartNumberingAfterBreak="0">
    <w:nsid w:val="40AB1FBF"/>
    <w:multiLevelType w:val="multilevel"/>
    <w:tmpl w:val="BEBA8E5A"/>
    <w:lvl w:ilvl="0">
      <w:start w:val="1"/>
      <w:numFmt w:val="decimal"/>
      <w:suff w:val="space"/>
      <w:lvlText w:val="Chapter%1"/>
      <w:lvlJc w:val="left"/>
      <w:pPr>
        <w:ind w:left="425" w:hanging="425"/>
      </w:pPr>
      <w:rPr>
        <w:rFonts w:hint="eastAsia" w:ascii="ＭＳ 明朝" w:hAnsi="ＭＳ 明朝" w:eastAsia="ＭＳ 明朝" w:cs="ＭＳ 明朝"/>
        <w:b/>
        <w:bCs/>
        <w:sz w:val="28"/>
        <w:szCs w:val="28"/>
      </w:rPr>
    </w:lvl>
    <w:lvl w:ilvl="1">
      <w:start w:val="1"/>
      <w:numFmt w:val="decimal"/>
      <w:pStyle w:val="a2"/>
      <w:suff w:val="space"/>
      <w:lvlText w:val="%1-%2"/>
      <w:lvlJc w:val="left"/>
      <w:pPr>
        <w:ind w:left="992" w:hanging="992"/>
      </w:pPr>
      <w:rPr>
        <w:rFonts w:hint="eastAsia" w:ascii="ＭＳ 明朝" w:hAnsi="ＭＳ 明朝" w:eastAsia="ＭＳ 明朝" w:cs="ＭＳ 明朝"/>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82338AC"/>
    <w:multiLevelType w:val="hybridMultilevel"/>
    <w:tmpl w:val="D06A3288"/>
    <w:lvl w:ilvl="0" w:tplc="F97492F8">
      <w:start w:val="1"/>
      <w:numFmt w:val="decimal"/>
      <w:pStyle w:val="a3"/>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A4C0BF1"/>
    <w:multiLevelType w:val="hybridMultilevel"/>
    <w:tmpl w:val="97C6F096"/>
    <w:lvl w:ilvl="0" w:tplc="0409000F">
      <w:start w:val="1"/>
      <w:numFmt w:val="decimal"/>
      <w:lvlText w:val="%1."/>
      <w:lvlJc w:val="left"/>
      <w:pPr>
        <w:ind w:left="0" w:hanging="440"/>
      </w:pPr>
    </w:lvl>
    <w:lvl w:ilvl="1" w:tplc="04090017" w:tentative="1">
      <w:start w:val="1"/>
      <w:numFmt w:val="aiueoFullWidth"/>
      <w:lvlText w:val="(%2)"/>
      <w:lvlJc w:val="left"/>
      <w:pPr>
        <w:ind w:left="440" w:hanging="440"/>
      </w:pPr>
    </w:lvl>
    <w:lvl w:ilvl="2" w:tplc="04090011" w:tentative="1">
      <w:start w:val="1"/>
      <w:numFmt w:val="decimalEnclosedCircle"/>
      <w:lvlText w:val="%3"/>
      <w:lvlJc w:val="left"/>
      <w:pPr>
        <w:ind w:left="880" w:hanging="440"/>
      </w:pPr>
    </w:lvl>
    <w:lvl w:ilvl="3" w:tplc="0409000F" w:tentative="1">
      <w:start w:val="1"/>
      <w:numFmt w:val="decimal"/>
      <w:lvlText w:val="%4."/>
      <w:lvlJc w:val="left"/>
      <w:pPr>
        <w:ind w:left="1320" w:hanging="440"/>
      </w:pPr>
    </w:lvl>
    <w:lvl w:ilvl="4" w:tplc="04090017" w:tentative="1">
      <w:start w:val="1"/>
      <w:numFmt w:val="aiueoFullWidth"/>
      <w:lvlText w:val="(%5)"/>
      <w:lvlJc w:val="left"/>
      <w:pPr>
        <w:ind w:left="1760" w:hanging="440"/>
      </w:pPr>
    </w:lvl>
    <w:lvl w:ilvl="5" w:tplc="04090011" w:tentative="1">
      <w:start w:val="1"/>
      <w:numFmt w:val="decimalEnclosedCircle"/>
      <w:lvlText w:val="%6"/>
      <w:lvlJc w:val="left"/>
      <w:pPr>
        <w:ind w:left="2200" w:hanging="440"/>
      </w:pPr>
    </w:lvl>
    <w:lvl w:ilvl="6" w:tplc="0409000F" w:tentative="1">
      <w:start w:val="1"/>
      <w:numFmt w:val="decimal"/>
      <w:lvlText w:val="%7."/>
      <w:lvlJc w:val="left"/>
      <w:pPr>
        <w:ind w:left="2640" w:hanging="440"/>
      </w:pPr>
    </w:lvl>
    <w:lvl w:ilvl="7" w:tplc="04090017" w:tentative="1">
      <w:start w:val="1"/>
      <w:numFmt w:val="aiueoFullWidth"/>
      <w:lvlText w:val="(%8)"/>
      <w:lvlJc w:val="left"/>
      <w:pPr>
        <w:ind w:left="3080" w:hanging="440"/>
      </w:pPr>
    </w:lvl>
    <w:lvl w:ilvl="8" w:tplc="04090011" w:tentative="1">
      <w:start w:val="1"/>
      <w:numFmt w:val="decimalEnclosedCircle"/>
      <w:lvlText w:val="%9"/>
      <w:lvlJc w:val="left"/>
      <w:pPr>
        <w:ind w:left="3520" w:hanging="440"/>
      </w:pPr>
    </w:lvl>
  </w:abstractNum>
  <w:abstractNum w:abstractNumId="10" w15:restartNumberingAfterBreak="0">
    <w:nsid w:val="4A5D1091"/>
    <w:multiLevelType w:val="hybridMultilevel"/>
    <w:tmpl w:val="0E6CACAE"/>
    <w:lvl w:ilvl="0" w:tplc="8126EDD2">
      <w:start w:val="1"/>
      <w:numFmt w:val="bullet"/>
      <w:pStyle w:val="a4"/>
      <w:suff w:val="space"/>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11" w15:restartNumberingAfterBreak="0">
    <w:nsid w:val="64F7326E"/>
    <w:multiLevelType w:val="hybridMultilevel"/>
    <w:tmpl w:val="A8402C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754359B"/>
    <w:multiLevelType w:val="hybridMultilevel"/>
    <w:tmpl w:val="D2EC3A44"/>
    <w:lvl w:ilvl="0" w:tplc="A852E0A4">
      <w:start w:val="1"/>
      <w:numFmt w:val="decimal"/>
      <w:pStyle w:val="20"/>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7A6D74D9"/>
    <w:multiLevelType w:val="hybridMultilevel"/>
    <w:tmpl w:val="070838C4"/>
    <w:lvl w:ilvl="0" w:tplc="EEDCF9AC">
      <w:start w:val="1"/>
      <w:numFmt w:val="decimalEnclosedCircle"/>
      <w:pStyle w:val="3"/>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48566101">
    <w:abstractNumId w:val="6"/>
  </w:num>
  <w:num w:numId="2" w16cid:durableId="25759489">
    <w:abstractNumId w:val="10"/>
  </w:num>
  <w:num w:numId="3" w16cid:durableId="1862010736">
    <w:abstractNumId w:val="1"/>
  </w:num>
  <w:num w:numId="4" w16cid:durableId="1761562627">
    <w:abstractNumId w:val="8"/>
  </w:num>
  <w:num w:numId="5" w16cid:durableId="277374923">
    <w:abstractNumId w:val="4"/>
  </w:num>
  <w:num w:numId="6" w16cid:durableId="1669870945">
    <w:abstractNumId w:val="12"/>
  </w:num>
  <w:num w:numId="7" w16cid:durableId="118688277">
    <w:abstractNumId w:val="13"/>
  </w:num>
  <w:num w:numId="8" w16cid:durableId="1849251657">
    <w:abstractNumId w:val="4"/>
    <w:lvlOverride w:ilvl="0">
      <w:startOverride w:val="1"/>
    </w:lvlOverride>
  </w:num>
  <w:num w:numId="9" w16cid:durableId="540871537">
    <w:abstractNumId w:val="3"/>
  </w:num>
  <w:num w:numId="10" w16cid:durableId="2074697121">
    <w:abstractNumId w:val="7"/>
  </w:num>
  <w:num w:numId="11" w16cid:durableId="1288048331">
    <w:abstractNumId w:val="5"/>
  </w:num>
  <w:num w:numId="12" w16cid:durableId="1260410227">
    <w:abstractNumId w:val="11"/>
  </w:num>
  <w:num w:numId="13" w16cid:durableId="336620876">
    <w:abstractNumId w:val="5"/>
  </w:num>
  <w:num w:numId="14" w16cid:durableId="1532912646">
    <w:abstractNumId w:val="0"/>
  </w:num>
  <w:num w:numId="15" w16cid:durableId="1049064055">
    <w:abstractNumId w:val="4"/>
    <w:lvlOverride w:ilvl="0">
      <w:startOverride w:val="1"/>
    </w:lvlOverride>
  </w:num>
  <w:num w:numId="16" w16cid:durableId="2138596433">
    <w:abstractNumId w:val="4"/>
    <w:lvlOverride w:ilvl="0">
      <w:startOverride w:val="1"/>
    </w:lvlOverride>
  </w:num>
  <w:num w:numId="17" w16cid:durableId="1283222897">
    <w:abstractNumId w:val="9"/>
  </w:num>
  <w:num w:numId="18" w16cid:durableId="291862559">
    <w:abstractNumId w:val="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jima Kenichi">
    <w15:presenceInfo w15:providerId="AD" w15:userId="S::kkojima@miracle-solution.com::661f2e04-9723-4b49-8d6b-b44b13c11680"/>
  </w15:person>
  <w15:person w15:author="Kono Riku">
    <w15:presenceInfo w15:providerId="AD" w15:userId="S-1-5-21-1214440339-1935655697-1343024091-71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trackRevisions w:val="false"/>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6F"/>
    <w:rsid w:val="000063EC"/>
    <w:rsid w:val="00012009"/>
    <w:rsid w:val="000143F5"/>
    <w:rsid w:val="00021A35"/>
    <w:rsid w:val="000235F0"/>
    <w:rsid w:val="00023BBB"/>
    <w:rsid w:val="00023F19"/>
    <w:rsid w:val="00036631"/>
    <w:rsid w:val="00044B81"/>
    <w:rsid w:val="00057170"/>
    <w:rsid w:val="00061138"/>
    <w:rsid w:val="00067A8B"/>
    <w:rsid w:val="00067BC0"/>
    <w:rsid w:val="00071032"/>
    <w:rsid w:val="00073150"/>
    <w:rsid w:val="00074512"/>
    <w:rsid w:val="000833BB"/>
    <w:rsid w:val="00086791"/>
    <w:rsid w:val="0009008F"/>
    <w:rsid w:val="000923E9"/>
    <w:rsid w:val="000961CA"/>
    <w:rsid w:val="00096805"/>
    <w:rsid w:val="0009796F"/>
    <w:rsid w:val="000A1092"/>
    <w:rsid w:val="000A65E5"/>
    <w:rsid w:val="000A7CB3"/>
    <w:rsid w:val="000B130A"/>
    <w:rsid w:val="000B27D8"/>
    <w:rsid w:val="000B5148"/>
    <w:rsid w:val="000C12BC"/>
    <w:rsid w:val="000C335F"/>
    <w:rsid w:val="000C39E2"/>
    <w:rsid w:val="000C4BC0"/>
    <w:rsid w:val="000C4E6D"/>
    <w:rsid w:val="000E1BDA"/>
    <w:rsid w:val="000E2044"/>
    <w:rsid w:val="000E345A"/>
    <w:rsid w:val="000E62FA"/>
    <w:rsid w:val="000F69C1"/>
    <w:rsid w:val="000F718A"/>
    <w:rsid w:val="0010061E"/>
    <w:rsid w:val="001054CE"/>
    <w:rsid w:val="00107EA4"/>
    <w:rsid w:val="00113267"/>
    <w:rsid w:val="00116BC6"/>
    <w:rsid w:val="0012427A"/>
    <w:rsid w:val="00125376"/>
    <w:rsid w:val="00125ED9"/>
    <w:rsid w:val="00126341"/>
    <w:rsid w:val="001326B7"/>
    <w:rsid w:val="00132723"/>
    <w:rsid w:val="00133477"/>
    <w:rsid w:val="001363F6"/>
    <w:rsid w:val="00140680"/>
    <w:rsid w:val="001429FD"/>
    <w:rsid w:val="00144266"/>
    <w:rsid w:val="00145D8B"/>
    <w:rsid w:val="0016145F"/>
    <w:rsid w:val="001618BA"/>
    <w:rsid w:val="001645D3"/>
    <w:rsid w:val="00165424"/>
    <w:rsid w:val="00167A52"/>
    <w:rsid w:val="00172C39"/>
    <w:rsid w:val="001801D3"/>
    <w:rsid w:val="00181FA8"/>
    <w:rsid w:val="00183782"/>
    <w:rsid w:val="00184E67"/>
    <w:rsid w:val="00185E29"/>
    <w:rsid w:val="001922CE"/>
    <w:rsid w:val="00193B1C"/>
    <w:rsid w:val="00194386"/>
    <w:rsid w:val="00195A73"/>
    <w:rsid w:val="00196264"/>
    <w:rsid w:val="001A250C"/>
    <w:rsid w:val="001A4BD5"/>
    <w:rsid w:val="001A6B4F"/>
    <w:rsid w:val="001B3D4D"/>
    <w:rsid w:val="001B442A"/>
    <w:rsid w:val="001C045F"/>
    <w:rsid w:val="001C7EB6"/>
    <w:rsid w:val="001D00EF"/>
    <w:rsid w:val="001E1AD0"/>
    <w:rsid w:val="001F10AA"/>
    <w:rsid w:val="00200F46"/>
    <w:rsid w:val="002011C8"/>
    <w:rsid w:val="0020289F"/>
    <w:rsid w:val="002036B8"/>
    <w:rsid w:val="00207F92"/>
    <w:rsid w:val="002222D5"/>
    <w:rsid w:val="002223E3"/>
    <w:rsid w:val="00230AD8"/>
    <w:rsid w:val="0023335C"/>
    <w:rsid w:val="00236967"/>
    <w:rsid w:val="00243EBC"/>
    <w:rsid w:val="00247360"/>
    <w:rsid w:val="00247468"/>
    <w:rsid w:val="002507CC"/>
    <w:rsid w:val="00252CD1"/>
    <w:rsid w:val="002562D0"/>
    <w:rsid w:val="00256A65"/>
    <w:rsid w:val="00257DBA"/>
    <w:rsid w:val="00264F38"/>
    <w:rsid w:val="00267F8E"/>
    <w:rsid w:val="00274329"/>
    <w:rsid w:val="00287C7A"/>
    <w:rsid w:val="0029231E"/>
    <w:rsid w:val="002959BC"/>
    <w:rsid w:val="00297212"/>
    <w:rsid w:val="002A2402"/>
    <w:rsid w:val="002A2633"/>
    <w:rsid w:val="002A475E"/>
    <w:rsid w:val="002A7AC5"/>
    <w:rsid w:val="002B45F4"/>
    <w:rsid w:val="002B4B0A"/>
    <w:rsid w:val="002C1543"/>
    <w:rsid w:val="002C32F8"/>
    <w:rsid w:val="002C4E34"/>
    <w:rsid w:val="002C7DC5"/>
    <w:rsid w:val="002D0C5A"/>
    <w:rsid w:val="002D2964"/>
    <w:rsid w:val="002E0837"/>
    <w:rsid w:val="002E4940"/>
    <w:rsid w:val="002F0901"/>
    <w:rsid w:val="002F1284"/>
    <w:rsid w:val="002F4694"/>
    <w:rsid w:val="00300543"/>
    <w:rsid w:val="00312663"/>
    <w:rsid w:val="003152AB"/>
    <w:rsid w:val="00317910"/>
    <w:rsid w:val="003211CB"/>
    <w:rsid w:val="00325B82"/>
    <w:rsid w:val="003543AE"/>
    <w:rsid w:val="00354D95"/>
    <w:rsid w:val="003559BC"/>
    <w:rsid w:val="00365708"/>
    <w:rsid w:val="0036650C"/>
    <w:rsid w:val="00382290"/>
    <w:rsid w:val="0038405C"/>
    <w:rsid w:val="003926F2"/>
    <w:rsid w:val="00393147"/>
    <w:rsid w:val="00395F13"/>
    <w:rsid w:val="00397B16"/>
    <w:rsid w:val="003A57F1"/>
    <w:rsid w:val="003A635F"/>
    <w:rsid w:val="003B236A"/>
    <w:rsid w:val="003B3BF2"/>
    <w:rsid w:val="003B5B5D"/>
    <w:rsid w:val="003B7769"/>
    <w:rsid w:val="003C078B"/>
    <w:rsid w:val="003C423A"/>
    <w:rsid w:val="003C6F9F"/>
    <w:rsid w:val="003D38D2"/>
    <w:rsid w:val="003E7E28"/>
    <w:rsid w:val="004035A0"/>
    <w:rsid w:val="00404728"/>
    <w:rsid w:val="00405B7F"/>
    <w:rsid w:val="00417E0C"/>
    <w:rsid w:val="0042008E"/>
    <w:rsid w:val="00420838"/>
    <w:rsid w:val="00422B0C"/>
    <w:rsid w:val="00432B92"/>
    <w:rsid w:val="00435500"/>
    <w:rsid w:val="00436B12"/>
    <w:rsid w:val="00440267"/>
    <w:rsid w:val="0044373D"/>
    <w:rsid w:val="00443878"/>
    <w:rsid w:val="0045012B"/>
    <w:rsid w:val="00453D3E"/>
    <w:rsid w:val="00456B70"/>
    <w:rsid w:val="00461896"/>
    <w:rsid w:val="00462B51"/>
    <w:rsid w:val="004646BC"/>
    <w:rsid w:val="004655DD"/>
    <w:rsid w:val="00474513"/>
    <w:rsid w:val="0047627C"/>
    <w:rsid w:val="004768A1"/>
    <w:rsid w:val="0048524E"/>
    <w:rsid w:val="00496A75"/>
    <w:rsid w:val="004A45DF"/>
    <w:rsid w:val="004A5B2F"/>
    <w:rsid w:val="004B0C21"/>
    <w:rsid w:val="004B18AB"/>
    <w:rsid w:val="004B37B1"/>
    <w:rsid w:val="004C1FC5"/>
    <w:rsid w:val="004C6E73"/>
    <w:rsid w:val="004D2A65"/>
    <w:rsid w:val="004D33DA"/>
    <w:rsid w:val="004D6674"/>
    <w:rsid w:val="004D7243"/>
    <w:rsid w:val="004E0236"/>
    <w:rsid w:val="004E059A"/>
    <w:rsid w:val="004E0D4F"/>
    <w:rsid w:val="004E2E02"/>
    <w:rsid w:val="004E5ADD"/>
    <w:rsid w:val="004F0DEC"/>
    <w:rsid w:val="005002BE"/>
    <w:rsid w:val="00501CE1"/>
    <w:rsid w:val="005033A5"/>
    <w:rsid w:val="00503CA6"/>
    <w:rsid w:val="00505A70"/>
    <w:rsid w:val="0051053D"/>
    <w:rsid w:val="005165CC"/>
    <w:rsid w:val="00517FDF"/>
    <w:rsid w:val="00522F5E"/>
    <w:rsid w:val="00525DD1"/>
    <w:rsid w:val="00525DDC"/>
    <w:rsid w:val="00530D24"/>
    <w:rsid w:val="005315BC"/>
    <w:rsid w:val="0053588D"/>
    <w:rsid w:val="00540A62"/>
    <w:rsid w:val="005421FB"/>
    <w:rsid w:val="00546C51"/>
    <w:rsid w:val="00555E0C"/>
    <w:rsid w:val="005575C8"/>
    <w:rsid w:val="00562B4F"/>
    <w:rsid w:val="005633B9"/>
    <w:rsid w:val="00581FA7"/>
    <w:rsid w:val="005949A8"/>
    <w:rsid w:val="0059509D"/>
    <w:rsid w:val="005B0D46"/>
    <w:rsid w:val="005B44E5"/>
    <w:rsid w:val="005C2F7F"/>
    <w:rsid w:val="005C78F5"/>
    <w:rsid w:val="005D0B79"/>
    <w:rsid w:val="005D4F98"/>
    <w:rsid w:val="005D6C2F"/>
    <w:rsid w:val="005E1317"/>
    <w:rsid w:val="005E5FEB"/>
    <w:rsid w:val="005F5BA1"/>
    <w:rsid w:val="005F7F7E"/>
    <w:rsid w:val="0060114A"/>
    <w:rsid w:val="006030A7"/>
    <w:rsid w:val="00604557"/>
    <w:rsid w:val="00606BE3"/>
    <w:rsid w:val="006075EC"/>
    <w:rsid w:val="00611006"/>
    <w:rsid w:val="00613891"/>
    <w:rsid w:val="0061452B"/>
    <w:rsid w:val="006164DF"/>
    <w:rsid w:val="00616CE9"/>
    <w:rsid w:val="00622117"/>
    <w:rsid w:val="006222D0"/>
    <w:rsid w:val="00630E82"/>
    <w:rsid w:val="00634CF8"/>
    <w:rsid w:val="0064224C"/>
    <w:rsid w:val="00651347"/>
    <w:rsid w:val="0065373F"/>
    <w:rsid w:val="0065781E"/>
    <w:rsid w:val="006607B6"/>
    <w:rsid w:val="0066289B"/>
    <w:rsid w:val="0067567B"/>
    <w:rsid w:val="00680E9B"/>
    <w:rsid w:val="00686268"/>
    <w:rsid w:val="0069039D"/>
    <w:rsid w:val="0069599B"/>
    <w:rsid w:val="006A3CE0"/>
    <w:rsid w:val="006A449F"/>
    <w:rsid w:val="006A57EC"/>
    <w:rsid w:val="006A7F58"/>
    <w:rsid w:val="006B0132"/>
    <w:rsid w:val="006D15A5"/>
    <w:rsid w:val="006D47A0"/>
    <w:rsid w:val="006D651B"/>
    <w:rsid w:val="006E1377"/>
    <w:rsid w:val="006E537F"/>
    <w:rsid w:val="006F0EB2"/>
    <w:rsid w:val="006F2DA7"/>
    <w:rsid w:val="006F6BF2"/>
    <w:rsid w:val="00702021"/>
    <w:rsid w:val="0070633C"/>
    <w:rsid w:val="0071398A"/>
    <w:rsid w:val="00713B23"/>
    <w:rsid w:val="00721DAC"/>
    <w:rsid w:val="007225BD"/>
    <w:rsid w:val="007226B2"/>
    <w:rsid w:val="007228F6"/>
    <w:rsid w:val="00725AB9"/>
    <w:rsid w:val="00742B94"/>
    <w:rsid w:val="00756AC8"/>
    <w:rsid w:val="007578F4"/>
    <w:rsid w:val="00764193"/>
    <w:rsid w:val="00772917"/>
    <w:rsid w:val="0078091E"/>
    <w:rsid w:val="007862BF"/>
    <w:rsid w:val="007A0A85"/>
    <w:rsid w:val="007A10F9"/>
    <w:rsid w:val="007A63EC"/>
    <w:rsid w:val="007A657B"/>
    <w:rsid w:val="007D253C"/>
    <w:rsid w:val="007D418E"/>
    <w:rsid w:val="007D4B3E"/>
    <w:rsid w:val="007D56CC"/>
    <w:rsid w:val="007D6F5D"/>
    <w:rsid w:val="007E0E2C"/>
    <w:rsid w:val="007F050C"/>
    <w:rsid w:val="007F56FD"/>
    <w:rsid w:val="007F69C7"/>
    <w:rsid w:val="0080571F"/>
    <w:rsid w:val="008115D3"/>
    <w:rsid w:val="00812F21"/>
    <w:rsid w:val="008135E9"/>
    <w:rsid w:val="00813F5D"/>
    <w:rsid w:val="00827387"/>
    <w:rsid w:val="0083489E"/>
    <w:rsid w:val="00834D17"/>
    <w:rsid w:val="0084007B"/>
    <w:rsid w:val="00841E36"/>
    <w:rsid w:val="00844BDD"/>
    <w:rsid w:val="00852A25"/>
    <w:rsid w:val="008605B9"/>
    <w:rsid w:val="00863B67"/>
    <w:rsid w:val="00872605"/>
    <w:rsid w:val="00876C54"/>
    <w:rsid w:val="00882802"/>
    <w:rsid w:val="008908FE"/>
    <w:rsid w:val="008920E1"/>
    <w:rsid w:val="00893FE3"/>
    <w:rsid w:val="00894BA3"/>
    <w:rsid w:val="008958CB"/>
    <w:rsid w:val="008A0411"/>
    <w:rsid w:val="008A5AB1"/>
    <w:rsid w:val="008A6455"/>
    <w:rsid w:val="008A6508"/>
    <w:rsid w:val="008A6AE5"/>
    <w:rsid w:val="008B3004"/>
    <w:rsid w:val="008B3FBB"/>
    <w:rsid w:val="008D0D8C"/>
    <w:rsid w:val="008D25C9"/>
    <w:rsid w:val="008D68D5"/>
    <w:rsid w:val="008E0F9E"/>
    <w:rsid w:val="008E1158"/>
    <w:rsid w:val="008E4C7B"/>
    <w:rsid w:val="008E6656"/>
    <w:rsid w:val="008E72C2"/>
    <w:rsid w:val="008F1BBB"/>
    <w:rsid w:val="008F7E9D"/>
    <w:rsid w:val="00900773"/>
    <w:rsid w:val="0090491B"/>
    <w:rsid w:val="00905D81"/>
    <w:rsid w:val="00905FBC"/>
    <w:rsid w:val="0090699E"/>
    <w:rsid w:val="00920575"/>
    <w:rsid w:val="00922108"/>
    <w:rsid w:val="009331E8"/>
    <w:rsid w:val="009376D4"/>
    <w:rsid w:val="00937DCA"/>
    <w:rsid w:val="00941CE5"/>
    <w:rsid w:val="0094245E"/>
    <w:rsid w:val="00945A78"/>
    <w:rsid w:val="00946EDE"/>
    <w:rsid w:val="0095118D"/>
    <w:rsid w:val="009545E8"/>
    <w:rsid w:val="00972D49"/>
    <w:rsid w:val="0097324F"/>
    <w:rsid w:val="00975950"/>
    <w:rsid w:val="009803E4"/>
    <w:rsid w:val="009A7CA1"/>
    <w:rsid w:val="009B1291"/>
    <w:rsid w:val="009B33F8"/>
    <w:rsid w:val="009C695D"/>
    <w:rsid w:val="009D2182"/>
    <w:rsid w:val="009D3B9C"/>
    <w:rsid w:val="009D519D"/>
    <w:rsid w:val="009E2190"/>
    <w:rsid w:val="009E3A09"/>
    <w:rsid w:val="009F540C"/>
    <w:rsid w:val="009F6031"/>
    <w:rsid w:val="009F7341"/>
    <w:rsid w:val="00A02346"/>
    <w:rsid w:val="00A03212"/>
    <w:rsid w:val="00A12781"/>
    <w:rsid w:val="00A1297F"/>
    <w:rsid w:val="00A24A1A"/>
    <w:rsid w:val="00A30CEE"/>
    <w:rsid w:val="00A34B92"/>
    <w:rsid w:val="00A35B50"/>
    <w:rsid w:val="00A43715"/>
    <w:rsid w:val="00A550C2"/>
    <w:rsid w:val="00A57CB1"/>
    <w:rsid w:val="00A63084"/>
    <w:rsid w:val="00A668BB"/>
    <w:rsid w:val="00A70294"/>
    <w:rsid w:val="00A743CD"/>
    <w:rsid w:val="00A76B31"/>
    <w:rsid w:val="00A80B55"/>
    <w:rsid w:val="00A9024D"/>
    <w:rsid w:val="00A9644F"/>
    <w:rsid w:val="00A96FAB"/>
    <w:rsid w:val="00A979D2"/>
    <w:rsid w:val="00A97C96"/>
    <w:rsid w:val="00AA10A2"/>
    <w:rsid w:val="00AA48E2"/>
    <w:rsid w:val="00AA56F3"/>
    <w:rsid w:val="00AA68DD"/>
    <w:rsid w:val="00AA7569"/>
    <w:rsid w:val="00AB0815"/>
    <w:rsid w:val="00AB2FCB"/>
    <w:rsid w:val="00AD0302"/>
    <w:rsid w:val="00AD18DA"/>
    <w:rsid w:val="00AD43AE"/>
    <w:rsid w:val="00AD74E2"/>
    <w:rsid w:val="00AE3E8F"/>
    <w:rsid w:val="00AF6FF6"/>
    <w:rsid w:val="00AF776F"/>
    <w:rsid w:val="00B0075B"/>
    <w:rsid w:val="00B00EC5"/>
    <w:rsid w:val="00B011C4"/>
    <w:rsid w:val="00B03CA9"/>
    <w:rsid w:val="00B03F6E"/>
    <w:rsid w:val="00B12D35"/>
    <w:rsid w:val="00B15256"/>
    <w:rsid w:val="00B1547B"/>
    <w:rsid w:val="00B23065"/>
    <w:rsid w:val="00B423DB"/>
    <w:rsid w:val="00B432E2"/>
    <w:rsid w:val="00B4387D"/>
    <w:rsid w:val="00B45902"/>
    <w:rsid w:val="00B508F7"/>
    <w:rsid w:val="00B54484"/>
    <w:rsid w:val="00B73B90"/>
    <w:rsid w:val="00B76946"/>
    <w:rsid w:val="00B76EBB"/>
    <w:rsid w:val="00B8015E"/>
    <w:rsid w:val="00B877C3"/>
    <w:rsid w:val="00B91D52"/>
    <w:rsid w:val="00B9651D"/>
    <w:rsid w:val="00BA49A4"/>
    <w:rsid w:val="00BB18A1"/>
    <w:rsid w:val="00BB56B0"/>
    <w:rsid w:val="00BC483F"/>
    <w:rsid w:val="00BC5CBE"/>
    <w:rsid w:val="00BC7513"/>
    <w:rsid w:val="00BD1FB2"/>
    <w:rsid w:val="00BD3710"/>
    <w:rsid w:val="00BD57BE"/>
    <w:rsid w:val="00BD6AE1"/>
    <w:rsid w:val="00BE0E80"/>
    <w:rsid w:val="00BE2015"/>
    <w:rsid w:val="00BE6095"/>
    <w:rsid w:val="00BE77BB"/>
    <w:rsid w:val="00BF0BB1"/>
    <w:rsid w:val="00BF1A03"/>
    <w:rsid w:val="00C00322"/>
    <w:rsid w:val="00C13874"/>
    <w:rsid w:val="00C14376"/>
    <w:rsid w:val="00C22332"/>
    <w:rsid w:val="00C22F7C"/>
    <w:rsid w:val="00C23D18"/>
    <w:rsid w:val="00C2439A"/>
    <w:rsid w:val="00C24522"/>
    <w:rsid w:val="00C309AD"/>
    <w:rsid w:val="00C32FBE"/>
    <w:rsid w:val="00C35A6D"/>
    <w:rsid w:val="00C36E9F"/>
    <w:rsid w:val="00C37FB2"/>
    <w:rsid w:val="00C40CAA"/>
    <w:rsid w:val="00C47C67"/>
    <w:rsid w:val="00C51467"/>
    <w:rsid w:val="00C520AB"/>
    <w:rsid w:val="00C52A2D"/>
    <w:rsid w:val="00C54637"/>
    <w:rsid w:val="00C54E21"/>
    <w:rsid w:val="00C57938"/>
    <w:rsid w:val="00C645EC"/>
    <w:rsid w:val="00C671F0"/>
    <w:rsid w:val="00C737B8"/>
    <w:rsid w:val="00C824AA"/>
    <w:rsid w:val="00C83DEE"/>
    <w:rsid w:val="00C840C7"/>
    <w:rsid w:val="00C85750"/>
    <w:rsid w:val="00C8594A"/>
    <w:rsid w:val="00C85F37"/>
    <w:rsid w:val="00C90282"/>
    <w:rsid w:val="00CA7841"/>
    <w:rsid w:val="00CB2C08"/>
    <w:rsid w:val="00CC1B20"/>
    <w:rsid w:val="00CC2E14"/>
    <w:rsid w:val="00CD4CA9"/>
    <w:rsid w:val="00CD6BFE"/>
    <w:rsid w:val="00CE5D1E"/>
    <w:rsid w:val="00D02502"/>
    <w:rsid w:val="00D05EA7"/>
    <w:rsid w:val="00D16671"/>
    <w:rsid w:val="00D268D0"/>
    <w:rsid w:val="00D307DF"/>
    <w:rsid w:val="00D30EAC"/>
    <w:rsid w:val="00D34FD8"/>
    <w:rsid w:val="00D37BAE"/>
    <w:rsid w:val="00D3F9E6"/>
    <w:rsid w:val="00D44C85"/>
    <w:rsid w:val="00D450EF"/>
    <w:rsid w:val="00D51563"/>
    <w:rsid w:val="00D5209A"/>
    <w:rsid w:val="00D52106"/>
    <w:rsid w:val="00D567FB"/>
    <w:rsid w:val="00D5684D"/>
    <w:rsid w:val="00D77B79"/>
    <w:rsid w:val="00D8090D"/>
    <w:rsid w:val="00D87CB7"/>
    <w:rsid w:val="00D90227"/>
    <w:rsid w:val="00D95C54"/>
    <w:rsid w:val="00D965DC"/>
    <w:rsid w:val="00D96F1B"/>
    <w:rsid w:val="00DA3D25"/>
    <w:rsid w:val="00DB4B9F"/>
    <w:rsid w:val="00DC5A45"/>
    <w:rsid w:val="00DD3183"/>
    <w:rsid w:val="00DD6EED"/>
    <w:rsid w:val="00DE0BAC"/>
    <w:rsid w:val="00DE3234"/>
    <w:rsid w:val="00DE4BD2"/>
    <w:rsid w:val="00DE704E"/>
    <w:rsid w:val="00DF3587"/>
    <w:rsid w:val="00DF69DE"/>
    <w:rsid w:val="00E01114"/>
    <w:rsid w:val="00E02CD6"/>
    <w:rsid w:val="00E11174"/>
    <w:rsid w:val="00E22E39"/>
    <w:rsid w:val="00E260EB"/>
    <w:rsid w:val="00E27886"/>
    <w:rsid w:val="00E37AE0"/>
    <w:rsid w:val="00E41043"/>
    <w:rsid w:val="00E41B06"/>
    <w:rsid w:val="00E465F3"/>
    <w:rsid w:val="00E47998"/>
    <w:rsid w:val="00E56DA8"/>
    <w:rsid w:val="00E56DA9"/>
    <w:rsid w:val="00E61632"/>
    <w:rsid w:val="00E63E00"/>
    <w:rsid w:val="00E654A1"/>
    <w:rsid w:val="00E72295"/>
    <w:rsid w:val="00E74865"/>
    <w:rsid w:val="00E76717"/>
    <w:rsid w:val="00E771F9"/>
    <w:rsid w:val="00E809F9"/>
    <w:rsid w:val="00E812EC"/>
    <w:rsid w:val="00E82D06"/>
    <w:rsid w:val="00E861C0"/>
    <w:rsid w:val="00E864A5"/>
    <w:rsid w:val="00E943A5"/>
    <w:rsid w:val="00E97591"/>
    <w:rsid w:val="00EA19EC"/>
    <w:rsid w:val="00EA3C9F"/>
    <w:rsid w:val="00EA4DB9"/>
    <w:rsid w:val="00EB459A"/>
    <w:rsid w:val="00EB693A"/>
    <w:rsid w:val="00EC2FB4"/>
    <w:rsid w:val="00EC452F"/>
    <w:rsid w:val="00EC4B84"/>
    <w:rsid w:val="00ED5A6E"/>
    <w:rsid w:val="00ED6BFA"/>
    <w:rsid w:val="00ED6E92"/>
    <w:rsid w:val="00ED7FF4"/>
    <w:rsid w:val="00EE2C13"/>
    <w:rsid w:val="00EE331C"/>
    <w:rsid w:val="00EE57E8"/>
    <w:rsid w:val="00EF0A0C"/>
    <w:rsid w:val="00F218E0"/>
    <w:rsid w:val="00F34E62"/>
    <w:rsid w:val="00F35250"/>
    <w:rsid w:val="00F500DD"/>
    <w:rsid w:val="00F5205A"/>
    <w:rsid w:val="00F524C7"/>
    <w:rsid w:val="00F6191F"/>
    <w:rsid w:val="00F66B73"/>
    <w:rsid w:val="00F76D9F"/>
    <w:rsid w:val="00F8138B"/>
    <w:rsid w:val="00F91724"/>
    <w:rsid w:val="00F92D98"/>
    <w:rsid w:val="00F94400"/>
    <w:rsid w:val="00F94532"/>
    <w:rsid w:val="00F948AA"/>
    <w:rsid w:val="00F964CE"/>
    <w:rsid w:val="00F97BF1"/>
    <w:rsid w:val="00FB00AC"/>
    <w:rsid w:val="00FB4753"/>
    <w:rsid w:val="00FB71D2"/>
    <w:rsid w:val="00FC3E1F"/>
    <w:rsid w:val="00FC710C"/>
    <w:rsid w:val="00FD36D1"/>
    <w:rsid w:val="00FF0DD8"/>
    <w:rsid w:val="01F13478"/>
    <w:rsid w:val="07380E3F"/>
    <w:rsid w:val="0BEC364E"/>
    <w:rsid w:val="11BA5C30"/>
    <w:rsid w:val="14BAE9B5"/>
    <w:rsid w:val="14D7D917"/>
    <w:rsid w:val="15F31495"/>
    <w:rsid w:val="1727BB5F"/>
    <w:rsid w:val="195A6344"/>
    <w:rsid w:val="1AB81401"/>
    <w:rsid w:val="1BB19836"/>
    <w:rsid w:val="1D97D5A7"/>
    <w:rsid w:val="2198828F"/>
    <w:rsid w:val="21BD2793"/>
    <w:rsid w:val="2B3B3666"/>
    <w:rsid w:val="2C6A541E"/>
    <w:rsid w:val="2D90179B"/>
    <w:rsid w:val="2F04C970"/>
    <w:rsid w:val="2F7B39E7"/>
    <w:rsid w:val="30708EE0"/>
    <w:rsid w:val="3555217E"/>
    <w:rsid w:val="417D457E"/>
    <w:rsid w:val="439AD390"/>
    <w:rsid w:val="43F8B1B4"/>
    <w:rsid w:val="459262A0"/>
    <w:rsid w:val="4BE8C3CD"/>
    <w:rsid w:val="4E25ADEF"/>
    <w:rsid w:val="5251B7CE"/>
    <w:rsid w:val="52B6ED12"/>
    <w:rsid w:val="53D2EADC"/>
    <w:rsid w:val="5440D251"/>
    <w:rsid w:val="54774A63"/>
    <w:rsid w:val="55BA6A1B"/>
    <w:rsid w:val="581FEDDB"/>
    <w:rsid w:val="5D744CEC"/>
    <w:rsid w:val="5E975C8A"/>
    <w:rsid w:val="5F1F805F"/>
    <w:rsid w:val="611E701A"/>
    <w:rsid w:val="649CCDB3"/>
    <w:rsid w:val="655A7627"/>
    <w:rsid w:val="66F64688"/>
    <w:rsid w:val="679A9643"/>
    <w:rsid w:val="67E9ED15"/>
    <w:rsid w:val="6C6F6724"/>
    <w:rsid w:val="6E4E7DEF"/>
    <w:rsid w:val="6E6867D6"/>
    <w:rsid w:val="6EDAF8DD"/>
    <w:rsid w:val="6F0EEB09"/>
    <w:rsid w:val="6F8BCFE8"/>
    <w:rsid w:val="6FC27FD9"/>
    <w:rsid w:val="77B72DE4"/>
    <w:rsid w:val="782D9806"/>
    <w:rsid w:val="79EE3CCA"/>
    <w:rsid w:val="7AE4F558"/>
    <w:rsid w:val="7B00A1F1"/>
    <w:rsid w:val="7CECB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0CB7A34"/>
  <w15:chartTrackingRefBased/>
  <w15:docId w15:val="{1C916496-BFA3-4E87-BB2F-97DF3F2F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5" w:default="1">
    <w:name w:val="Normal"/>
    <w:qFormat/>
    <w:rsid w:val="00C54E21"/>
    <w:pPr>
      <w:widowControl w:val="0"/>
      <w:jc w:val="both"/>
    </w:pPr>
    <w:rPr>
      <w:rFonts w:ascii="ＭＳ 明朝" w:hAnsi="ＭＳ 明朝" w:eastAsia="ＭＳ 明朝" w:cs="ＭＳ 明朝"/>
      <w:szCs w:val="21"/>
    </w:rPr>
  </w:style>
  <w:style w:type="paragraph" w:styleId="10">
    <w:name w:val="heading 1"/>
    <w:basedOn w:val="a5"/>
    <w:next w:val="a5"/>
    <w:link w:val="11"/>
    <w:uiPriority w:val="9"/>
    <w:qFormat/>
    <w:rsid w:val="00764193"/>
    <w:pPr>
      <w:keepNext/>
      <w:numPr>
        <w:numId w:val="13"/>
      </w:numPr>
      <w:outlineLvl w:val="0"/>
    </w:pPr>
    <w:rPr>
      <w:b/>
      <w:bCs/>
      <w:sz w:val="28"/>
      <w:szCs w:val="28"/>
    </w:rPr>
  </w:style>
  <w:style w:type="paragraph" w:styleId="2">
    <w:name w:val="heading 2"/>
    <w:basedOn w:val="a5"/>
    <w:next w:val="a5"/>
    <w:link w:val="21"/>
    <w:uiPriority w:val="9"/>
    <w:unhideWhenUsed/>
    <w:qFormat/>
    <w:rsid w:val="00086791"/>
    <w:pPr>
      <w:keepNext/>
      <w:numPr>
        <w:ilvl w:val="1"/>
        <w:numId w:val="13"/>
      </w:numPr>
      <w:outlineLvl w:val="1"/>
    </w:pPr>
    <w:rPr>
      <w:b/>
      <w:bCs/>
      <w:sz w:val="28"/>
      <w:szCs w:val="28"/>
    </w:rPr>
  </w:style>
  <w:style w:type="character" w:styleId="a6" w:default="1">
    <w:name w:val="Default Paragraph Font"/>
    <w:uiPriority w:val="1"/>
    <w:semiHidden/>
    <w:unhideWhenUsed/>
  </w:style>
  <w:style w:type="table" w:styleId="a7" w:default="1">
    <w:name w:val="Normal Table"/>
    <w:uiPriority w:val="99"/>
    <w:semiHidden/>
    <w:unhideWhenUsed/>
    <w:tblPr>
      <w:tblInd w:w="0" w:type="dxa"/>
      <w:tblCellMar>
        <w:top w:w="0" w:type="dxa"/>
        <w:left w:w="108" w:type="dxa"/>
        <w:bottom w:w="0" w:type="dxa"/>
        <w:right w:w="108" w:type="dxa"/>
      </w:tblCellMar>
    </w:tblPr>
  </w:style>
  <w:style w:type="numbering" w:styleId="a8" w:default="1">
    <w:name w:val="No List"/>
    <w:uiPriority w:val="99"/>
    <w:semiHidden/>
    <w:unhideWhenUsed/>
  </w:style>
  <w:style w:type="paragraph" w:styleId="a9">
    <w:name w:val="header"/>
    <w:basedOn w:val="a5"/>
    <w:link w:val="aa"/>
    <w:uiPriority w:val="99"/>
    <w:unhideWhenUsed/>
    <w:rsid w:val="008908FE"/>
    <w:pPr>
      <w:tabs>
        <w:tab w:val="center" w:pos="4252"/>
        <w:tab w:val="right" w:pos="8504"/>
      </w:tabs>
      <w:snapToGrid w:val="0"/>
    </w:pPr>
  </w:style>
  <w:style w:type="character" w:styleId="aa" w:customStyle="1">
    <w:name w:val="ヘッダー (文字)"/>
    <w:basedOn w:val="a6"/>
    <w:link w:val="a9"/>
    <w:uiPriority w:val="99"/>
    <w:rsid w:val="008908FE"/>
  </w:style>
  <w:style w:type="paragraph" w:styleId="ab">
    <w:name w:val="footer"/>
    <w:basedOn w:val="a5"/>
    <w:link w:val="ac"/>
    <w:uiPriority w:val="99"/>
    <w:unhideWhenUsed/>
    <w:rsid w:val="008908FE"/>
    <w:pPr>
      <w:tabs>
        <w:tab w:val="center" w:pos="4252"/>
        <w:tab w:val="right" w:pos="8504"/>
      </w:tabs>
      <w:snapToGrid w:val="0"/>
    </w:pPr>
  </w:style>
  <w:style w:type="character" w:styleId="ac" w:customStyle="1">
    <w:name w:val="フッター (文字)"/>
    <w:basedOn w:val="a6"/>
    <w:link w:val="ab"/>
    <w:uiPriority w:val="99"/>
    <w:rsid w:val="008908FE"/>
  </w:style>
  <w:style w:type="paragraph" w:styleId="ad">
    <w:name w:val="Date"/>
    <w:basedOn w:val="a5"/>
    <w:next w:val="a5"/>
    <w:link w:val="ae"/>
    <w:uiPriority w:val="99"/>
    <w:semiHidden/>
    <w:unhideWhenUsed/>
    <w:rsid w:val="00300543"/>
  </w:style>
  <w:style w:type="character" w:styleId="ae" w:customStyle="1">
    <w:name w:val="日付 (文字)"/>
    <w:basedOn w:val="a6"/>
    <w:link w:val="ad"/>
    <w:uiPriority w:val="99"/>
    <w:semiHidden/>
    <w:rsid w:val="00300543"/>
  </w:style>
  <w:style w:type="paragraph" w:styleId="af">
    <w:name w:val="List Paragraph"/>
    <w:basedOn w:val="a5"/>
    <w:link w:val="af0"/>
    <w:uiPriority w:val="34"/>
    <w:qFormat/>
    <w:rsid w:val="006075EC"/>
    <w:pPr>
      <w:ind w:left="840" w:leftChars="400"/>
    </w:pPr>
  </w:style>
  <w:style w:type="character" w:styleId="af1">
    <w:name w:val="Hyperlink"/>
    <w:basedOn w:val="a6"/>
    <w:uiPriority w:val="99"/>
    <w:unhideWhenUsed/>
    <w:rsid w:val="009E2190"/>
    <w:rPr>
      <w:color w:val="0563C1" w:themeColor="hyperlink"/>
      <w:u w:val="single"/>
    </w:rPr>
  </w:style>
  <w:style w:type="character" w:styleId="af2">
    <w:name w:val="Unresolved Mention"/>
    <w:basedOn w:val="a6"/>
    <w:uiPriority w:val="99"/>
    <w:semiHidden/>
    <w:unhideWhenUsed/>
    <w:rsid w:val="003152AB"/>
    <w:rPr>
      <w:color w:val="605E5C"/>
      <w:shd w:val="clear" w:color="auto" w:fill="E1DFDD"/>
    </w:rPr>
  </w:style>
  <w:style w:type="paragraph" w:styleId="a1" w:customStyle="1">
    <w:name w:val="大項目"/>
    <w:basedOn w:val="a5"/>
    <w:qFormat/>
    <w:rsid w:val="00812F21"/>
    <w:pPr>
      <w:numPr>
        <w:numId w:val="1"/>
      </w:numPr>
    </w:pPr>
    <w:rPr>
      <w:b/>
      <w:bCs/>
      <w:sz w:val="24"/>
      <w:szCs w:val="24"/>
    </w:rPr>
  </w:style>
  <w:style w:type="paragraph" w:styleId="Chapter" w:customStyle="1">
    <w:name w:val="Chapter"/>
    <w:basedOn w:val="10"/>
    <w:link w:val="Chapter0"/>
    <w:rsid w:val="0036650C"/>
    <w:pPr>
      <w:jc w:val="left"/>
    </w:pPr>
    <w:rPr>
      <w:b w:val="0"/>
      <w:bCs w:val="0"/>
    </w:rPr>
  </w:style>
  <w:style w:type="character" w:styleId="af0" w:customStyle="1">
    <w:name w:val="リスト段落 (文字)"/>
    <w:basedOn w:val="a6"/>
    <w:link w:val="af"/>
    <w:uiPriority w:val="34"/>
    <w:rsid w:val="0036650C"/>
  </w:style>
  <w:style w:type="character" w:styleId="Chapter0" w:customStyle="1">
    <w:name w:val="Chapter (文字)"/>
    <w:basedOn w:val="af0"/>
    <w:link w:val="Chapter"/>
    <w:rsid w:val="00CE5D1E"/>
    <w:rPr>
      <w:rFonts w:ascii="ＭＳ 明朝" w:hAnsi="ＭＳ 明朝" w:eastAsia="ＭＳ 明朝" w:cs="ＭＳ 明朝"/>
      <w:sz w:val="28"/>
      <w:szCs w:val="28"/>
    </w:rPr>
  </w:style>
  <w:style w:type="character" w:styleId="11" w:customStyle="1">
    <w:name w:val="見出し 1 (文字)"/>
    <w:basedOn w:val="a6"/>
    <w:link w:val="10"/>
    <w:uiPriority w:val="9"/>
    <w:rsid w:val="00764193"/>
    <w:rPr>
      <w:rFonts w:ascii="ＭＳ 明朝" w:hAnsi="ＭＳ 明朝" w:eastAsia="ＭＳ 明朝" w:cs="ＭＳ 明朝"/>
      <w:b/>
      <w:bCs/>
      <w:sz w:val="28"/>
      <w:szCs w:val="28"/>
    </w:rPr>
  </w:style>
  <w:style w:type="character" w:styleId="21" w:customStyle="1">
    <w:name w:val="見出し 2 (文字)"/>
    <w:basedOn w:val="a6"/>
    <w:link w:val="2"/>
    <w:uiPriority w:val="9"/>
    <w:rsid w:val="00086791"/>
    <w:rPr>
      <w:rFonts w:ascii="ＭＳ 明朝" w:hAnsi="ＭＳ 明朝" w:eastAsia="ＭＳ 明朝" w:cs="ＭＳ 明朝"/>
      <w:b/>
      <w:bCs/>
      <w:sz w:val="28"/>
      <w:szCs w:val="28"/>
    </w:rPr>
  </w:style>
  <w:style w:type="paragraph" w:styleId="a4" w:customStyle="1">
    <w:name w:val="小項目"/>
    <w:basedOn w:val="a5"/>
    <w:link w:val="af3"/>
    <w:qFormat/>
    <w:rsid w:val="00C54E21"/>
    <w:pPr>
      <w:numPr>
        <w:numId w:val="2"/>
      </w:numPr>
    </w:pPr>
    <w:rPr>
      <w:b/>
      <w:bCs/>
    </w:rPr>
  </w:style>
  <w:style w:type="character" w:styleId="af3" w:customStyle="1">
    <w:name w:val="小項目 (文字)"/>
    <w:basedOn w:val="a6"/>
    <w:link w:val="a4"/>
    <w:rsid w:val="00C54E21"/>
    <w:rPr>
      <w:rFonts w:ascii="ＭＳ 明朝" w:hAnsi="ＭＳ 明朝" w:eastAsia="ＭＳ 明朝" w:cs="ＭＳ 明朝"/>
      <w:b/>
      <w:bCs/>
      <w:szCs w:val="21"/>
    </w:rPr>
  </w:style>
  <w:style w:type="paragraph" w:styleId="a" w:customStyle="1">
    <w:name w:val="リスト"/>
    <w:basedOn w:val="a5"/>
    <w:link w:val="af4"/>
    <w:qFormat/>
    <w:rsid w:val="00AF6FF6"/>
    <w:pPr>
      <w:numPr>
        <w:numId w:val="3"/>
      </w:numPr>
    </w:pPr>
  </w:style>
  <w:style w:type="character" w:styleId="af4" w:customStyle="1">
    <w:name w:val="リスト (文字)"/>
    <w:basedOn w:val="a6"/>
    <w:link w:val="a"/>
    <w:rsid w:val="00AF6FF6"/>
    <w:rPr>
      <w:rFonts w:ascii="ＭＳ 明朝" w:hAnsi="ＭＳ 明朝" w:eastAsia="ＭＳ 明朝" w:cs="ＭＳ 明朝"/>
      <w:szCs w:val="21"/>
    </w:rPr>
  </w:style>
  <w:style w:type="paragraph" w:styleId="a3" w:customStyle="1">
    <w:name w:val="項目"/>
    <w:basedOn w:val="Chapter"/>
    <w:link w:val="af5"/>
    <w:rsid w:val="00107EA4"/>
    <w:pPr>
      <w:numPr>
        <w:numId w:val="4"/>
      </w:numPr>
      <w:outlineLvl w:val="1"/>
    </w:pPr>
  </w:style>
  <w:style w:type="character" w:styleId="af5" w:customStyle="1">
    <w:name w:val="項目 (文字)"/>
    <w:basedOn w:val="Chapter0"/>
    <w:link w:val="a3"/>
    <w:rsid w:val="00107EA4"/>
    <w:rPr>
      <w:rFonts w:ascii="ＭＳ 明朝" w:hAnsi="ＭＳ 明朝" w:eastAsia="ＭＳ 明朝" w:cs="ＭＳ 明朝"/>
      <w:sz w:val="28"/>
      <w:szCs w:val="28"/>
    </w:rPr>
  </w:style>
  <w:style w:type="paragraph" w:styleId="a0" w:customStyle="1">
    <w:name w:val="番号"/>
    <w:basedOn w:val="a"/>
    <w:link w:val="af6"/>
    <w:qFormat/>
    <w:rsid w:val="00604557"/>
    <w:pPr>
      <w:numPr>
        <w:numId w:val="5"/>
      </w:numPr>
    </w:pPr>
  </w:style>
  <w:style w:type="character" w:styleId="af6" w:customStyle="1">
    <w:name w:val="番号 (文字)"/>
    <w:basedOn w:val="af4"/>
    <w:link w:val="a0"/>
    <w:rsid w:val="00604557"/>
    <w:rPr>
      <w:rFonts w:ascii="ＭＳ 明朝" w:hAnsi="ＭＳ 明朝" w:eastAsia="ＭＳ 明朝" w:cs="ＭＳ 明朝"/>
      <w:szCs w:val="21"/>
    </w:rPr>
  </w:style>
  <w:style w:type="paragraph" w:styleId="20" w:customStyle="1">
    <w:name w:val="番号2"/>
    <w:basedOn w:val="a5"/>
    <w:link w:val="22"/>
    <w:qFormat/>
    <w:rsid w:val="00555E0C"/>
    <w:pPr>
      <w:numPr>
        <w:numId w:val="6"/>
      </w:numPr>
    </w:pPr>
  </w:style>
  <w:style w:type="character" w:styleId="22" w:customStyle="1">
    <w:name w:val="番号2 (文字)"/>
    <w:basedOn w:val="a6"/>
    <w:link w:val="20"/>
    <w:rsid w:val="00555E0C"/>
    <w:rPr>
      <w:rFonts w:ascii="ＭＳ 明朝" w:hAnsi="ＭＳ 明朝" w:eastAsia="ＭＳ 明朝" w:cs="ＭＳ 明朝"/>
      <w:szCs w:val="21"/>
    </w:rPr>
  </w:style>
  <w:style w:type="paragraph" w:styleId="3" w:customStyle="1">
    <w:name w:val="番号3"/>
    <w:basedOn w:val="a5"/>
    <w:link w:val="30"/>
    <w:qFormat/>
    <w:rsid w:val="00E864A5"/>
    <w:pPr>
      <w:numPr>
        <w:numId w:val="7"/>
      </w:numPr>
    </w:pPr>
    <w:rPr>
      <w:bCs/>
    </w:rPr>
  </w:style>
  <w:style w:type="character" w:styleId="30" w:customStyle="1">
    <w:name w:val="番号3 (文字)"/>
    <w:basedOn w:val="a6"/>
    <w:link w:val="3"/>
    <w:rsid w:val="00E864A5"/>
    <w:rPr>
      <w:rFonts w:ascii="ＭＳ 明朝" w:hAnsi="ＭＳ 明朝" w:eastAsia="ＭＳ 明朝" w:cs="ＭＳ 明朝"/>
      <w:bCs/>
      <w:szCs w:val="21"/>
    </w:rPr>
  </w:style>
  <w:style w:type="paragraph" w:styleId="af7">
    <w:name w:val="caption"/>
    <w:basedOn w:val="a5"/>
    <w:next w:val="a5"/>
    <w:uiPriority w:val="35"/>
    <w:unhideWhenUsed/>
    <w:qFormat/>
    <w:rsid w:val="00086791"/>
    <w:pPr>
      <w:jc w:val="center"/>
    </w:pPr>
    <w:rPr>
      <w:b/>
      <w:bCs/>
    </w:rPr>
  </w:style>
  <w:style w:type="paragraph" w:styleId="af8" w:customStyle="1">
    <w:name w:val="演習タイトル"/>
    <w:basedOn w:val="a5"/>
    <w:link w:val="af9"/>
    <w:qFormat/>
    <w:rsid w:val="00C520AB"/>
    <w:pPr>
      <w:jc w:val="left"/>
    </w:pPr>
    <w:rPr>
      <w:b/>
      <w:bCs/>
      <w:sz w:val="24"/>
      <w:szCs w:val="24"/>
    </w:rPr>
  </w:style>
  <w:style w:type="character" w:styleId="af9" w:customStyle="1">
    <w:name w:val="演習タイトル (文字)"/>
    <w:basedOn w:val="a6"/>
    <w:link w:val="af8"/>
    <w:rsid w:val="00C520AB"/>
    <w:rPr>
      <w:rFonts w:ascii="ＭＳ 明朝" w:hAnsi="ＭＳ 明朝" w:eastAsia="ＭＳ 明朝" w:cs="ＭＳ 明朝"/>
      <w:b/>
      <w:bCs/>
      <w:sz w:val="24"/>
      <w:szCs w:val="24"/>
    </w:rPr>
  </w:style>
  <w:style w:type="paragraph" w:styleId="a2" w:customStyle="1">
    <w:name w:val="節"/>
    <w:basedOn w:val="Chapter"/>
    <w:link w:val="afa"/>
    <w:rsid w:val="00945A78"/>
    <w:pPr>
      <w:numPr>
        <w:ilvl w:val="1"/>
        <w:numId w:val="10"/>
      </w:numPr>
      <w:outlineLvl w:val="1"/>
    </w:pPr>
  </w:style>
  <w:style w:type="character" w:styleId="afa" w:customStyle="1">
    <w:name w:val="節 (文字)"/>
    <w:basedOn w:val="Chapter0"/>
    <w:link w:val="a2"/>
    <w:rsid w:val="00945A78"/>
    <w:rPr>
      <w:rFonts w:ascii="ＭＳ 明朝" w:hAnsi="ＭＳ 明朝" w:eastAsia="ＭＳ 明朝" w:cs="ＭＳ 明朝"/>
      <w:sz w:val="28"/>
      <w:szCs w:val="28"/>
    </w:rPr>
  </w:style>
  <w:style w:type="numbering" w:styleId="1" w:customStyle="1">
    <w:name w:val="スタイル1"/>
    <w:uiPriority w:val="99"/>
    <w:rsid w:val="00A34B92"/>
    <w:pPr>
      <w:numPr>
        <w:numId w:val="9"/>
      </w:numPr>
    </w:pPr>
  </w:style>
  <w:style w:type="table" w:styleId="afb">
    <w:name w:val="Table Grid"/>
    <w:basedOn w:val="a7"/>
    <w:uiPriority w:val="39"/>
    <w:rsid w:val="006D15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c" w:customStyle="1">
    <w:name w:val="コード・コマンド"/>
    <w:basedOn w:val="a5"/>
    <w:link w:val="afd"/>
    <w:qFormat/>
    <w:rsid w:val="006A57EC"/>
    <w:rPr>
      <w:rFonts w:ascii="ＭＳ ゴシック" w:hAnsi="ＭＳ ゴシック" w:eastAsia="ＭＳ ゴシック" w:cs="ＭＳ ゴシック"/>
    </w:rPr>
  </w:style>
  <w:style w:type="character" w:styleId="afd" w:customStyle="1">
    <w:name w:val="コード・コマンド (文字)"/>
    <w:basedOn w:val="a6"/>
    <w:link w:val="afc"/>
    <w:rsid w:val="006A57EC"/>
    <w:rPr>
      <w:rFonts w:ascii="ＭＳ ゴシック" w:hAnsi="ＭＳ ゴシック" w:eastAsia="ＭＳ ゴシック" w:cs="ＭＳ ゴシック"/>
      <w:szCs w:val="21"/>
    </w:rPr>
  </w:style>
  <w:style w:type="character" w:styleId="afe">
    <w:name w:val="annotation reference"/>
    <w:basedOn w:val="a6"/>
    <w:uiPriority w:val="99"/>
    <w:semiHidden/>
    <w:unhideWhenUsed/>
    <w:rsid w:val="00E27886"/>
    <w:rPr>
      <w:sz w:val="18"/>
      <w:szCs w:val="18"/>
    </w:rPr>
  </w:style>
  <w:style w:type="paragraph" w:styleId="aff">
    <w:name w:val="annotation text"/>
    <w:basedOn w:val="a5"/>
    <w:link w:val="aff0"/>
    <w:uiPriority w:val="99"/>
    <w:unhideWhenUsed/>
    <w:rsid w:val="00E27886"/>
    <w:pPr>
      <w:jc w:val="left"/>
    </w:pPr>
  </w:style>
  <w:style w:type="character" w:styleId="aff0" w:customStyle="1">
    <w:name w:val="コメント文字列 (文字)"/>
    <w:basedOn w:val="a6"/>
    <w:link w:val="aff"/>
    <w:uiPriority w:val="99"/>
    <w:rsid w:val="00E27886"/>
    <w:rPr>
      <w:rFonts w:ascii="ＭＳ 明朝" w:hAnsi="ＭＳ 明朝" w:eastAsia="ＭＳ 明朝" w:cs="ＭＳ 明朝"/>
      <w:szCs w:val="21"/>
    </w:rPr>
  </w:style>
  <w:style w:type="paragraph" w:styleId="aff1">
    <w:name w:val="annotation subject"/>
    <w:basedOn w:val="aff"/>
    <w:next w:val="aff"/>
    <w:link w:val="aff2"/>
    <w:uiPriority w:val="99"/>
    <w:semiHidden/>
    <w:unhideWhenUsed/>
    <w:rsid w:val="00E27886"/>
    <w:rPr>
      <w:b/>
      <w:bCs/>
    </w:rPr>
  </w:style>
  <w:style w:type="character" w:styleId="aff2" w:customStyle="1">
    <w:name w:val="コメント内容 (文字)"/>
    <w:basedOn w:val="aff0"/>
    <w:link w:val="aff1"/>
    <w:uiPriority w:val="99"/>
    <w:semiHidden/>
    <w:rsid w:val="00E27886"/>
    <w:rPr>
      <w:rFonts w:ascii="ＭＳ 明朝" w:hAnsi="ＭＳ 明朝" w:eastAsia="ＭＳ 明朝" w:cs="ＭＳ 明朝"/>
      <w:b/>
      <w:bCs/>
      <w:szCs w:val="21"/>
    </w:rPr>
  </w:style>
  <w:style w:type="character" w:styleId="aff3">
    <w:name w:val="FollowedHyperlink"/>
    <w:basedOn w:val="a6"/>
    <w:uiPriority w:val="99"/>
    <w:semiHidden/>
    <w:unhideWhenUsed/>
    <w:rsid w:val="00E27886"/>
    <w:rPr>
      <w:color w:val="954F72" w:themeColor="followedHyperlink"/>
      <w:u w:val="single"/>
    </w:rPr>
  </w:style>
  <w:style w:type="paragraph" w:styleId="aff4">
    <w:name w:val="Revision"/>
    <w:hidden/>
    <w:uiPriority w:val="99"/>
    <w:semiHidden/>
    <w:rsid w:val="00252CD1"/>
    <w:rPr>
      <w:rFonts w:ascii="ＭＳ 明朝" w:hAnsi="ＭＳ 明朝" w:eastAsia="ＭＳ 明朝" w:cs="ＭＳ 明朝"/>
      <w:szCs w:val="21"/>
    </w:rPr>
  </w:style>
  <w:style w:type="paragraph" w:styleId="aff5">
    <w:name w:val="Balloon Text"/>
    <w:basedOn w:val="a5"/>
    <w:link w:val="aff6"/>
    <w:uiPriority w:val="99"/>
    <w:semiHidden/>
    <w:unhideWhenUsed/>
    <w:rsid w:val="003211CB"/>
    <w:rPr>
      <w:rFonts w:asciiTheme="majorHAnsi" w:hAnsiTheme="majorHAnsi" w:eastAsiaTheme="majorEastAsia" w:cstheme="majorBidi"/>
      <w:sz w:val="18"/>
      <w:szCs w:val="18"/>
    </w:rPr>
  </w:style>
  <w:style w:type="character" w:styleId="aff6" w:customStyle="1">
    <w:name w:val="吹き出し (文字)"/>
    <w:basedOn w:val="a6"/>
    <w:link w:val="aff5"/>
    <w:uiPriority w:val="99"/>
    <w:semiHidden/>
    <w:rsid w:val="003211CB"/>
    <w:rPr>
      <w:rFonts w:asciiTheme="majorHAnsi" w:hAnsiTheme="majorHAnsi" w:eastAsiaTheme="majorEastAsia"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46676">
      <w:bodyDiv w:val="1"/>
      <w:marLeft w:val="0"/>
      <w:marRight w:val="0"/>
      <w:marTop w:val="0"/>
      <w:marBottom w:val="0"/>
      <w:divBdr>
        <w:top w:val="none" w:sz="0" w:space="0" w:color="auto"/>
        <w:left w:val="none" w:sz="0" w:space="0" w:color="auto"/>
        <w:bottom w:val="none" w:sz="0" w:space="0" w:color="auto"/>
        <w:right w:val="none" w:sz="0" w:space="0" w:color="auto"/>
      </w:divBdr>
    </w:div>
    <w:div w:id="606890076">
      <w:bodyDiv w:val="1"/>
      <w:marLeft w:val="0"/>
      <w:marRight w:val="0"/>
      <w:marTop w:val="0"/>
      <w:marBottom w:val="0"/>
      <w:divBdr>
        <w:top w:val="none" w:sz="0" w:space="0" w:color="auto"/>
        <w:left w:val="none" w:sz="0" w:space="0" w:color="auto"/>
        <w:bottom w:val="none" w:sz="0" w:space="0" w:color="auto"/>
        <w:right w:val="none" w:sz="0" w:space="0" w:color="auto"/>
      </w:divBdr>
      <w:divsChild>
        <w:div w:id="1223297382">
          <w:marLeft w:val="0"/>
          <w:marRight w:val="0"/>
          <w:marTop w:val="0"/>
          <w:marBottom w:val="0"/>
          <w:divBdr>
            <w:top w:val="none" w:sz="0" w:space="0" w:color="auto"/>
            <w:left w:val="none" w:sz="0" w:space="0" w:color="auto"/>
            <w:bottom w:val="none" w:sz="0" w:space="0" w:color="auto"/>
            <w:right w:val="none" w:sz="0" w:space="0" w:color="auto"/>
          </w:divBdr>
        </w:div>
      </w:divsChild>
    </w:div>
    <w:div w:id="1698776831">
      <w:bodyDiv w:val="1"/>
      <w:marLeft w:val="0"/>
      <w:marRight w:val="0"/>
      <w:marTop w:val="0"/>
      <w:marBottom w:val="0"/>
      <w:divBdr>
        <w:top w:val="none" w:sz="0" w:space="0" w:color="auto"/>
        <w:left w:val="none" w:sz="0" w:space="0" w:color="auto"/>
        <w:bottom w:val="none" w:sz="0" w:space="0" w:color="auto"/>
        <w:right w:val="none" w:sz="0" w:space="0" w:color="auto"/>
      </w:divBdr>
      <w:divsChild>
        <w:div w:id="917322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svg"/><Relationship Id="rId26" Type="http://schemas.openxmlformats.org/officeDocument/2006/relationships/image" Target="media/image13.svg"/><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7.sv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image" Target="media/image19.svg"/><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sv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f989ab-efa5-484d-82d3-48b419ba8e69" xsi:nil="true"/>
    <lcf76f155ced4ddcb4097134ff3c332f xmlns="192b925b-abc6-46d1-a367-0c77f8d803f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CB02E4196C5A35448414649EA31B874E" ma:contentTypeVersion="15" ma:contentTypeDescription="新しいドキュメントを作成します。" ma:contentTypeScope="" ma:versionID="9cf945aa3177d998b2e395e164a350c2">
  <xsd:schema xmlns:xsd="http://www.w3.org/2001/XMLSchema" xmlns:xs="http://www.w3.org/2001/XMLSchema" xmlns:p="http://schemas.microsoft.com/office/2006/metadata/properties" xmlns:ns2="192b925b-abc6-46d1-a367-0c77f8d803f4" xmlns:ns3="81f989ab-efa5-484d-82d3-48b419ba8e69" targetNamespace="http://schemas.microsoft.com/office/2006/metadata/properties" ma:root="true" ma:fieldsID="bdde93c0bb8e7f1101fda0862d4ca1f1" ns2:_="" ns3:_="">
    <xsd:import namespace="192b925b-abc6-46d1-a367-0c77f8d803f4"/>
    <xsd:import namespace="81f989ab-efa5-484d-82d3-48b419ba8e6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3:SharedWithUsers" minOccurs="0"/>
                <xsd:element ref="ns3: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2b925b-abc6-46d1-a367-0c77f8d803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c5f9772e-6052-4b2f-81e8-4e610ad90aa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989ab-efa5-484d-82d3-48b419ba8e6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8fce6-98ca-46c3-bfe6-cff3c9bc3042}" ma:internalName="TaxCatchAll" ma:showField="CatchAllData" ma:web="81f989ab-efa5-484d-82d3-48b419ba8e6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E7FFD4-F60D-4C4C-9483-274EE9AD3D4D}">
  <ds:schemaRefs>
    <ds:schemaRef ds:uri="http://schemas.openxmlformats.org/officeDocument/2006/bibliography"/>
  </ds:schemaRefs>
</ds:datastoreItem>
</file>

<file path=customXml/itemProps2.xml><?xml version="1.0" encoding="utf-8"?>
<ds:datastoreItem xmlns:ds="http://schemas.openxmlformats.org/officeDocument/2006/customXml" ds:itemID="{D7DA22B0-BFA1-49A1-8B3D-9A41174818DB}">
  <ds:schemaRefs>
    <ds:schemaRef ds:uri="http://schemas.microsoft.com/sharepoint/v3/contenttype/forms"/>
  </ds:schemaRefs>
</ds:datastoreItem>
</file>

<file path=customXml/itemProps3.xml><?xml version="1.0" encoding="utf-8"?>
<ds:datastoreItem xmlns:ds="http://schemas.openxmlformats.org/officeDocument/2006/customXml" ds:itemID="{CE48C496-79AE-4EB3-BB6A-9F9CE4B48391}">
  <ds:schemaRefs>
    <ds:schemaRef ds:uri="http://schemas.microsoft.com/office/2006/metadata/properties"/>
    <ds:schemaRef ds:uri="http://schemas.microsoft.com/office/infopath/2007/PartnerControls"/>
    <ds:schemaRef ds:uri="81f989ab-efa5-484d-82d3-48b419ba8e69"/>
    <ds:schemaRef ds:uri="192b925b-abc6-46d1-a367-0c77f8d803f4"/>
  </ds:schemaRefs>
</ds:datastoreItem>
</file>

<file path=customXml/itemProps4.xml><?xml version="1.0" encoding="utf-8"?>
<ds:datastoreItem xmlns:ds="http://schemas.openxmlformats.org/officeDocument/2006/customXml" ds:itemID="{04BEA9D2-B9F6-4AA2-8125-90D48FA3ED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Kishi Shizuka</dc:creator>
  <keywords/>
  <dc:description/>
  <lastModifiedBy>Kono Riku</lastModifiedBy>
  <revision>70</revision>
  <lastPrinted>2023-08-04T05:51:00.0000000Z</lastPrinted>
  <dcterms:created xsi:type="dcterms:W3CDTF">2025-09-30T09:22:00.0000000Z</dcterms:created>
  <dcterms:modified xsi:type="dcterms:W3CDTF">2025-10-27T01:51:59.6480982Z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0x010100CB02E4196C5A35448414649EA31B874E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ja</vt:lpwstr>
  </property>
</Properties>
</file>